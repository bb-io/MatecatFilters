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F359D5" w:rsidP="0F60C1EF" w:rsidRDefault="00E3458B" w14:paraId="09CAFBFC" wp14:textId="644D4D1B">
      <w:pPr>
        <w:rPr>
          <w:b w:val="1"/>
          <w:bCs w:val="1"/>
          <w:noProof w:val="0"/>
          <w:sz w:val="22"/>
          <w:szCs w:val="22"/>
          <w:highlight w:val="yellow"/>
          <w:lang w:val="de-DE"/>
        </w:rPr>
      </w:pPr>
      <w:r w:rsidRPr="1F3F758D" w:rsidR="00E3458B">
        <w:rPr>
          <w:b w:val="1"/>
          <w:bCs w:val="1"/>
          <w:sz w:val="22"/>
          <w:szCs w:val="22"/>
        </w:rPr>
        <w:t>Medienmitteilung</w:t>
      </w:r>
    </w:p>
    <w:p xmlns:wp14="http://schemas.microsoft.com/office/word/2010/wordml" w:rsidR="00F359D5" w:rsidP="0F60C1EF" w:rsidRDefault="00E3458B" w14:paraId="0EE37B7B" wp14:textId="77777777">
      <w:pPr>
        <w:spacing w:before="360" w:after="360"/>
        <w:rPr>
          <w:b w:val="1"/>
          <w:bCs w:val="1"/>
          <w:noProof w:val="0"/>
          <w:sz w:val="32"/>
          <w:szCs w:val="32"/>
          <w:highlight w:val="yellow"/>
          <w:lang w:val="de-DE"/>
        </w:rPr>
      </w:pPr>
      <w:r w:rsidRPr="1F3F758D" w:rsidR="00E3458B">
        <w:rPr>
          <w:b w:val="1"/>
          <w:bCs w:val="1"/>
          <w:sz w:val="22"/>
          <w:szCs w:val="22"/>
        </w:rPr>
        <w:t>Comparis-</w:t>
      </w:r>
      <w:r w:rsidRPr="1F3F758D" w:rsidR="00E3458B">
        <w:rPr>
          <w:b w:val="1"/>
          <w:bCs w:val="1"/>
          <w:sz w:val="22"/>
          <w:szCs w:val="22"/>
        </w:rPr>
        <w:t>Womo</w:t>
      </w:r>
      <w:r w:rsidRPr="1F3F758D" w:rsidR="00E3458B">
        <w:rPr>
          <w:b w:val="1"/>
          <w:bCs w:val="1"/>
          <w:sz w:val="22"/>
          <w:szCs w:val="22"/>
        </w:rPr>
        <w:t>-Preisindex</w:t>
      </w:r>
    </w:p>
    <w:p w:rsidR="726A3B68" w:rsidP="28E9D0FB" w:rsidRDefault="726A3B68" w14:paraId="472DD9B8" w14:textId="0D8AC3AC">
      <w:pPr>
        <w:bidi w:val="0"/>
        <w:spacing w:before="360" w:beforeAutospacing="off" w:after="360" w:afterAutospacing="off" w:line="259" w:lineRule="auto"/>
        <w:ind w:left="0" w:right="0"/>
        <w:jc w:val="left"/>
        <w:rPr>
          <w:rFonts w:ascii="Arial" w:hAnsi="Arial" w:eastAsia="Arial" w:cs="Arial"/>
          <w:noProof w:val="0"/>
          <w:sz w:val="32"/>
          <w:szCs w:val="32"/>
          <w:lang w:val="de-DE"/>
        </w:rPr>
      </w:pPr>
      <w:r w:rsidRPr="1F3F758D" w:rsidR="726A3B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  <w:t>Womo</w:t>
      </w:r>
      <w:r w:rsidRPr="1F3F758D" w:rsidR="726A3B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  <w:t>-Teuerung flacht ab – Mieten steigen weiter</w:t>
      </w:r>
      <w:r w:rsidRPr="1F3F758D" w:rsidR="726A3B68">
        <w:rPr>
          <w:b w:val="1"/>
          <w:bCs w:val="1"/>
          <w:sz w:val="32"/>
          <w:szCs w:val="32"/>
        </w:rPr>
        <w:t xml:space="preserve"> </w:t>
      </w:r>
    </w:p>
    <w:p xmlns:wp14="http://schemas.microsoft.com/office/word/2010/wordml" w:rsidR="00F359D5" w:rsidP="0F60C1EF" w:rsidRDefault="00E3458B" w14:paraId="334397CA" wp14:textId="09380205">
      <w:pPr>
        <w:spacing w:line="276" w:lineRule="auto"/>
        <w:rPr>
          <w:b w:val="1"/>
          <w:bCs w:val="1"/>
          <w:noProof w:val="0"/>
          <w:lang w:val="de-DE"/>
        </w:rPr>
      </w:pPr>
      <w:r w:rsidRPr="1F3F758D" w:rsidR="3B38D6B4">
        <w:rPr>
          <w:b w:val="1"/>
          <w:bCs w:val="1"/>
        </w:rPr>
        <w:t>Der Preisanstieg</w:t>
      </w:r>
      <w:r w:rsidRPr="1F3F758D" w:rsidR="00E3458B">
        <w:rPr>
          <w:b w:val="1"/>
          <w:bCs w:val="1"/>
        </w:rPr>
        <w:t xml:space="preserve"> </w:t>
      </w:r>
      <w:r w:rsidRPr="1F3F758D" w:rsidR="5632B8A4">
        <w:rPr>
          <w:b w:val="1"/>
          <w:bCs w:val="1"/>
        </w:rPr>
        <w:t>bei Wohnen und Mobilität hat sich deutlich</w:t>
      </w:r>
      <w:r w:rsidRPr="1F3F758D" w:rsidR="1EF604F0">
        <w:rPr>
          <w:b w:val="1"/>
          <w:bCs w:val="1"/>
        </w:rPr>
        <w:t xml:space="preserve"> verlangsamt</w:t>
      </w:r>
      <w:r w:rsidRPr="1F3F758D" w:rsidR="5632B8A4">
        <w:rPr>
          <w:b w:val="1"/>
          <w:bCs w:val="1"/>
        </w:rPr>
        <w:t>: In den vergangenen drei Jahren legte der Comparis-</w:t>
      </w:r>
      <w:r w:rsidRPr="1F3F758D" w:rsidR="5632B8A4">
        <w:rPr>
          <w:b w:val="1"/>
          <w:bCs w:val="1"/>
        </w:rPr>
        <w:t>Womo</w:t>
      </w:r>
      <w:r w:rsidRPr="1F3F758D" w:rsidR="5632B8A4">
        <w:rPr>
          <w:b w:val="1"/>
          <w:bCs w:val="1"/>
        </w:rPr>
        <w:t xml:space="preserve">-Preisindex nur noch um </w:t>
      </w:r>
      <w:r w:rsidRPr="1F3F758D" w:rsidR="4D559FE7">
        <w:rPr>
          <w:b w:val="1"/>
          <w:bCs w:val="1"/>
        </w:rPr>
        <w:t xml:space="preserve">insgesamt </w:t>
      </w:r>
      <w:commentRangeStart w:id="1403264644"/>
      <w:commentRangeStart w:id="982305921"/>
      <w:r w:rsidRPr="1F3F758D" w:rsidR="5632B8A4">
        <w:rPr>
          <w:b w:val="1"/>
          <w:bCs w:val="1"/>
        </w:rPr>
        <w:t>2,8</w:t>
      </w:r>
      <w:r w:rsidRPr="1F3F758D" w:rsidR="6D7F9171">
        <w:rPr>
          <w:b w:val="1"/>
          <w:bCs w:val="1"/>
        </w:rPr>
        <w:t> </w:t>
      </w:r>
      <w:r w:rsidRPr="1F3F758D" w:rsidR="5632B8A4">
        <w:rPr>
          <w:b w:val="1"/>
          <w:bCs w:val="1"/>
        </w:rPr>
        <w:t xml:space="preserve">Prozent </w:t>
      </w:r>
      <w:commentRangeEnd w:id="1403264644"/>
      <w:r>
        <w:rPr>
          <w:rStyle w:val="CommentReference"/>
        </w:rPr>
        <w:commentReference w:id="1403264644"/>
      </w:r>
      <w:commentRangeEnd w:id="982305921"/>
      <w:r>
        <w:rPr>
          <w:rStyle w:val="CommentReference"/>
        </w:rPr>
        <w:commentReference w:id="982305921"/>
      </w:r>
      <w:r w:rsidRPr="1F3F758D" w:rsidR="5632B8A4">
        <w:rPr>
          <w:b w:val="1"/>
          <w:bCs w:val="1"/>
        </w:rPr>
        <w:t>zu</w:t>
      </w:r>
      <w:r w:rsidRPr="1F3F758D" w:rsidR="1F9087F6">
        <w:rPr>
          <w:b w:val="1"/>
          <w:bCs w:val="1"/>
        </w:rPr>
        <w:t xml:space="preserve"> – weniger dynamisch als </w:t>
      </w:r>
      <w:r w:rsidRPr="1F3F758D" w:rsidR="6E46D0F8">
        <w:rPr>
          <w:b w:val="1"/>
          <w:bCs w:val="1"/>
        </w:rPr>
        <w:t>zwischen 2020 und 2023</w:t>
      </w:r>
      <w:r w:rsidRPr="1F3F758D" w:rsidR="58699D22">
        <w:rPr>
          <w:b w:val="1"/>
          <w:bCs w:val="1"/>
        </w:rPr>
        <w:t xml:space="preserve"> </w:t>
      </w:r>
      <w:r w:rsidRPr="1F3F758D" w:rsidR="1F9087F6">
        <w:rPr>
          <w:b w:val="1"/>
          <w:bCs w:val="1"/>
        </w:rPr>
        <w:t>und nahezu im Gleichschritt mit dem Landesindex für Konsumentenpreise (LIK). Doch die Entwicklung verläuft unterschiedlich: Während Heizenergie deutlich günstiger wurde</w:t>
      </w:r>
      <w:r w:rsidRPr="1F3F758D" w:rsidR="51431FCA">
        <w:rPr>
          <w:b w:val="1"/>
          <w:bCs w:val="1"/>
        </w:rPr>
        <w:t xml:space="preserve">, steigen die Wohnungsmieten weiter spürbar an. </w:t>
      </w:r>
      <w:r w:rsidRPr="1F3F758D" w:rsidR="00E3458B">
        <w:rPr>
          <w:b w:val="1"/>
          <w:bCs w:val="1"/>
        </w:rPr>
        <w:t>«</w:t>
      </w:r>
      <w:commentRangeStart w:id="1299522091"/>
      <w:r w:rsidRPr="1F3F758D" w:rsidR="1E999199">
        <w:rPr>
          <w:b w:val="1"/>
          <w:bCs w:val="1"/>
        </w:rPr>
        <w:t xml:space="preserve">Bei den Mieten bleibt das Angebot deutlich hinter der Nachfrage zurück </w:t>
      </w:r>
      <w:r w:rsidRPr="1F3F758D" w:rsidR="1AA2DB93">
        <w:rPr>
          <w:b w:val="1"/>
          <w:bCs w:val="1"/>
        </w:rPr>
        <w:t>–</w:t>
      </w:r>
      <w:r w:rsidRPr="1F3F758D" w:rsidR="1E999199">
        <w:rPr>
          <w:b w:val="1"/>
          <w:bCs w:val="1"/>
        </w:rPr>
        <w:t xml:space="preserve"> </w:t>
      </w:r>
      <w:r w:rsidRPr="1F3F758D" w:rsidR="47575F5F">
        <w:rPr>
          <w:b w:val="1"/>
          <w:bCs w:val="1"/>
        </w:rPr>
        <w:t>d</w:t>
      </w:r>
      <w:r w:rsidRPr="1F3F758D" w:rsidR="6D675B40">
        <w:rPr>
          <w:b w:val="1"/>
          <w:bCs w:val="1"/>
        </w:rPr>
        <w:t>as</w:t>
      </w:r>
      <w:r w:rsidRPr="1F3F758D" w:rsidR="6D675B40">
        <w:rPr>
          <w:b w:val="1"/>
          <w:bCs w:val="1"/>
        </w:rPr>
        <w:t xml:space="preserve"> </w:t>
      </w:r>
      <w:r w:rsidRPr="1F3F758D" w:rsidR="6D675B40">
        <w:rPr>
          <w:b w:val="1"/>
          <w:bCs w:val="1"/>
        </w:rPr>
        <w:t>treibt</w:t>
      </w:r>
      <w:r w:rsidRPr="1F3F758D" w:rsidR="6D675B40">
        <w:rPr>
          <w:b w:val="1"/>
          <w:bCs w:val="1"/>
        </w:rPr>
        <w:t xml:space="preserve"> die Preisdynamik zusätzlich an</w:t>
      </w:r>
      <w:commentRangeEnd w:id="1299522091"/>
      <w:r>
        <w:rPr>
          <w:rStyle w:val="CommentReference"/>
        </w:rPr>
        <w:commentReference w:id="1299522091"/>
      </w:r>
      <w:r w:rsidRPr="1F3F758D" w:rsidR="00E3458B">
        <w:rPr>
          <w:b w:val="1"/>
          <w:bCs w:val="1"/>
        </w:rPr>
        <w:t xml:space="preserve">», </w:t>
      </w:r>
      <w:r w:rsidRPr="1F3F758D" w:rsidR="00E3458B">
        <w:rPr>
          <w:b w:val="1"/>
          <w:bCs w:val="1"/>
        </w:rPr>
        <w:t>so</w:t>
      </w:r>
      <w:r w:rsidRPr="1F3F758D" w:rsidR="00E3458B">
        <w:rPr>
          <w:b w:val="1"/>
          <w:bCs w:val="1"/>
        </w:rPr>
        <w:t xml:space="preserve"> </w:t>
      </w:r>
      <w:r w:rsidRPr="1F3F758D" w:rsidR="00E3458B">
        <w:rPr>
          <w:b w:val="1"/>
          <w:bCs w:val="1"/>
        </w:rPr>
        <w:t>Comparis-Finanzexperte</w:t>
      </w:r>
      <w:r w:rsidRPr="1F3F758D" w:rsidR="00E3458B">
        <w:rPr>
          <w:b w:val="1"/>
          <w:bCs w:val="1"/>
        </w:rPr>
        <w:t xml:space="preserve"> Dirk </w:t>
      </w:r>
      <w:r w:rsidRPr="1F3F758D" w:rsidR="00E3458B">
        <w:rPr>
          <w:b w:val="1"/>
          <w:bCs w:val="1"/>
        </w:rPr>
        <w:t>Renkert</w:t>
      </w:r>
      <w:r w:rsidRPr="1F3F758D" w:rsidR="00E3458B">
        <w:rPr>
          <w:b w:val="1"/>
          <w:bCs w:val="1"/>
        </w:rPr>
        <w:t xml:space="preserve">. </w:t>
      </w:r>
    </w:p>
    <w:p xmlns:wp14="http://schemas.microsoft.com/office/word/2010/wordml" w:rsidR="00F359D5" w:rsidP="012FA9E3" w:rsidRDefault="00F359D5" w14:paraId="0A37501D" wp14:textId="13BE8BCF">
      <w:pPr>
        <w:pStyle w:val="Normal"/>
        <w:spacing w:line="276" w:lineRule="auto"/>
      </w:pPr>
    </w:p>
    <w:p xmlns:wp14="http://schemas.microsoft.com/office/word/2010/wordml" w:rsidR="00F359D5" w:rsidP="0F60C1EF" w:rsidRDefault="00E3458B" w14:paraId="2FC89CC0" wp14:textId="353DB3C0">
      <w:pPr>
        <w:spacing w:line="276" w:lineRule="auto"/>
        <w:rPr>
          <w:noProof w:val="0"/>
          <w:lang w:val="de-DE"/>
        </w:rPr>
      </w:pPr>
      <w:r w:rsidR="00E3458B">
        <w:rPr/>
        <w:t xml:space="preserve">Zürich, </w:t>
      </w:r>
      <w:r w:rsidR="1424AF4D">
        <w:rPr/>
        <w:t>18</w:t>
      </w:r>
      <w:r w:rsidR="00E3458B">
        <w:rPr/>
        <w:t xml:space="preserve">. </w:t>
      </w:r>
      <w:r w:rsidR="0FC6A00B">
        <w:rPr/>
        <w:t>Dezember</w:t>
      </w:r>
      <w:r w:rsidR="00E3458B">
        <w:rPr/>
        <w:t xml:space="preserve"> 2025 – Seit März 2024 erscheint der Comparis-</w:t>
      </w:r>
      <w:r w:rsidR="00E3458B">
        <w:rPr/>
        <w:t>Womo</w:t>
      </w:r>
      <w:r w:rsidR="00E3458B">
        <w:rPr/>
        <w:t xml:space="preserve">-Preisindex vierteljährlich in Zusammenarbeit mit </w:t>
      </w:r>
      <w:commentRangeStart w:id="2097439501"/>
      <w:r w:rsidR="11CE8EB5">
        <w:rPr/>
        <w:t>dem KOF</w:t>
      </w:r>
      <w:r w:rsidR="3ABB0DD7">
        <w:rPr/>
        <w:t>-</w:t>
      </w:r>
      <w:r w:rsidR="11CE8EB5">
        <w:rPr/>
        <w:t>Institu</w:t>
      </w:r>
      <w:commentRangeEnd w:id="2097439501"/>
      <w:r>
        <w:rPr>
          <w:rStyle w:val="CommentReference"/>
        </w:rPr>
        <w:commentReference w:id="2097439501"/>
      </w:r>
      <w:r w:rsidR="11CE8EB5">
        <w:rPr/>
        <w:t>t</w:t>
      </w:r>
      <w:r w:rsidR="00E3458B">
        <w:rPr/>
        <w:t xml:space="preserve"> </w:t>
      </w:r>
      <w:r w:rsidR="68CFC96C">
        <w:rPr/>
        <w:t xml:space="preserve">der </w:t>
      </w:r>
      <w:r w:rsidR="00E3458B">
        <w:rPr/>
        <w:t>ETH Zürich. Er zeigt auf, wie sich die Teuerung i</w:t>
      </w:r>
      <w:r w:rsidR="00E3458B">
        <w:rPr/>
        <w:t>n de</w:t>
      </w:r>
      <w:r w:rsidR="00E3458B">
        <w:rPr/>
        <w:t>n Bereichen Wohnen und Mobili</w:t>
      </w:r>
      <w:r w:rsidR="00E3458B">
        <w:rPr/>
        <w:t xml:space="preserve">tät </w:t>
      </w:r>
      <w:r w:rsidR="00E3458B">
        <w:rPr/>
        <w:t>(</w:t>
      </w:r>
      <w:r w:rsidR="00E3458B">
        <w:rPr/>
        <w:t>Womo</w:t>
      </w:r>
      <w:r w:rsidR="00E3458B">
        <w:rPr/>
        <w:t xml:space="preserve">) entwickelt hat. </w:t>
      </w:r>
    </w:p>
    <w:p xmlns:wp14="http://schemas.microsoft.com/office/word/2010/wordml" w:rsidR="00F359D5" w:rsidP="0F60C1EF" w:rsidRDefault="00F359D5" w14:paraId="5DAB6C7B" wp14:textId="77777777">
      <w:pPr>
        <w:spacing w:line="276" w:lineRule="auto"/>
        <w:rPr>
          <w:noProof w:val="0"/>
          <w:lang w:val="de-DE"/>
        </w:rPr>
      </w:pPr>
    </w:p>
    <w:p xmlns:wp14="http://schemas.microsoft.com/office/word/2010/wordml" w:rsidR="00F359D5" w:rsidP="1F3F758D" w:rsidRDefault="00E3458B" w14:paraId="1D9A2C07" wp14:textId="10D46CFB">
      <w:pPr>
        <w:pStyle w:val="Normal"/>
        <w:spacing w:line="276" w:lineRule="auto"/>
        <w:rPr>
          <w:noProof w:val="0"/>
          <w:lang w:val="de-DE"/>
        </w:rPr>
      </w:pPr>
      <w:r w:rsidR="16EDEAFA">
        <w:rPr/>
        <w:t>Laut</w:t>
      </w:r>
      <w:r w:rsidR="16EDEAFA">
        <w:rPr/>
        <w:t xml:space="preserve"> </w:t>
      </w:r>
      <w:r w:rsidR="16EDEAFA">
        <w:rPr/>
        <w:t>dem</w:t>
      </w:r>
      <w:r w:rsidR="16EDEAFA">
        <w:rPr/>
        <w:t xml:space="preserve"> </w:t>
      </w:r>
      <w:r w:rsidR="16EDEAFA">
        <w:rPr/>
        <w:t>Womo</w:t>
      </w:r>
      <w:r w:rsidR="16EDEAFA">
        <w:rPr/>
        <w:t>-Preisindex</w:t>
      </w:r>
      <w:r w:rsidR="16EDEAFA">
        <w:rPr/>
        <w:t xml:space="preserve"> </w:t>
      </w:r>
      <w:r w:rsidR="7F533841">
        <w:rPr/>
        <w:t>sind</w:t>
      </w:r>
      <w:r w:rsidR="16EDEAFA">
        <w:rPr/>
        <w:t xml:space="preserve"> </w:t>
      </w:r>
      <w:r w:rsidR="16EDEAFA">
        <w:rPr/>
        <w:t>im</w:t>
      </w:r>
      <w:r w:rsidR="16EDEAFA">
        <w:rPr/>
        <w:t xml:space="preserve"> </w:t>
      </w:r>
      <w:r w:rsidR="3E51DB5C">
        <w:rPr/>
        <w:t>November</w:t>
      </w:r>
      <w:r w:rsidR="16EDEAFA">
        <w:rPr/>
        <w:t xml:space="preserve"> 2025 die </w:t>
      </w:r>
      <w:r w:rsidR="16EDEAFA">
        <w:rPr/>
        <w:t>Preise</w:t>
      </w:r>
      <w:r w:rsidR="16EDEAFA">
        <w:rPr/>
        <w:t xml:space="preserve"> </w:t>
      </w:r>
      <w:r w:rsidR="16EDEAFA">
        <w:rPr/>
        <w:t>für</w:t>
      </w:r>
      <w:r w:rsidR="16EDEAFA">
        <w:rPr/>
        <w:t xml:space="preserve"> </w:t>
      </w:r>
      <w:r w:rsidR="16EDEAFA">
        <w:rPr/>
        <w:t>Wohnen</w:t>
      </w:r>
      <w:r w:rsidR="16EDEAFA">
        <w:rPr/>
        <w:t xml:space="preserve"> </w:t>
      </w:r>
      <w:r w:rsidR="16EDEAFA">
        <w:rPr/>
        <w:t>und</w:t>
      </w:r>
      <w:r w:rsidR="16EDEAFA">
        <w:rPr/>
        <w:t xml:space="preserve"> </w:t>
      </w:r>
      <w:r w:rsidR="16EDEAFA">
        <w:rPr/>
        <w:t>Mobilität</w:t>
      </w:r>
      <w:r w:rsidR="16EDEAFA">
        <w:rPr/>
        <w:t xml:space="preserve"> in der Schweiz </w:t>
      </w:r>
      <w:r w:rsidR="16EDEAFA">
        <w:rPr/>
        <w:t>im</w:t>
      </w:r>
      <w:r w:rsidR="16EDEAFA">
        <w:rPr/>
        <w:t xml:space="preserve"> </w:t>
      </w:r>
      <w:r w:rsidR="16EDEAFA">
        <w:rPr/>
        <w:t>Vergleich</w:t>
      </w:r>
      <w:r w:rsidR="16EDEAFA">
        <w:rPr/>
        <w:t xml:space="preserve"> </w:t>
      </w:r>
      <w:r w:rsidR="16EDEAFA">
        <w:rPr/>
        <w:t>zum</w:t>
      </w:r>
      <w:r w:rsidR="16EDEAFA">
        <w:rPr/>
        <w:t xml:space="preserve"> </w:t>
      </w:r>
      <w:r w:rsidR="16EDEAFA">
        <w:rPr/>
        <w:t>Vorjahresmonat</w:t>
      </w:r>
      <w:r w:rsidR="16EDEAFA">
        <w:rPr/>
        <w:t xml:space="preserve"> </w:t>
      </w:r>
      <w:r w:rsidR="2C0253D1">
        <w:rPr/>
        <w:t>mit</w:t>
      </w:r>
      <w:r w:rsidR="53AA4B94">
        <w:rPr/>
        <w:t xml:space="preserve"> 0,0 </w:t>
      </w:r>
      <w:r w:rsidR="53AA4B94">
        <w:rPr/>
        <w:t>Prozent</w:t>
      </w:r>
      <w:r w:rsidR="53AA4B94">
        <w:rPr/>
        <w:t xml:space="preserve"> </w:t>
      </w:r>
      <w:r w:rsidR="53AA4B94">
        <w:rPr/>
        <w:t>stabil</w:t>
      </w:r>
      <w:r w:rsidR="53AA4B94">
        <w:rPr/>
        <w:t xml:space="preserve"> </w:t>
      </w:r>
      <w:r w:rsidR="53AA4B94">
        <w:rPr/>
        <w:t>geblieben</w:t>
      </w:r>
      <w:r w:rsidR="53AA4B94">
        <w:rPr/>
        <w:t>.</w:t>
      </w:r>
      <w:r w:rsidR="16EDEAFA">
        <w:rPr/>
        <w:t xml:space="preserve"> </w:t>
      </w:r>
      <w:r w:rsidR="16EDEAFA">
        <w:rPr/>
        <w:t>Zum</w:t>
      </w:r>
      <w:r w:rsidR="16EDEAFA">
        <w:rPr/>
        <w:t xml:space="preserve"> </w:t>
      </w:r>
      <w:r w:rsidR="16EDEAFA">
        <w:rPr/>
        <w:t>Vergleich</w:t>
      </w:r>
      <w:r w:rsidR="16EDEAFA">
        <w:rPr/>
        <w:t xml:space="preserve">: Der </w:t>
      </w:r>
      <w:r w:rsidR="16EDEAFA">
        <w:rPr/>
        <w:t>Landesindex</w:t>
      </w:r>
      <w:r w:rsidR="16EDEAFA">
        <w:rPr/>
        <w:t xml:space="preserve"> der </w:t>
      </w:r>
      <w:r w:rsidR="16EDEAFA">
        <w:rPr/>
        <w:t>Konsumentenpreise</w:t>
      </w:r>
      <w:r w:rsidR="16EDEAFA">
        <w:rPr/>
        <w:t xml:space="preserve"> (LIK) des </w:t>
      </w:r>
      <w:r w:rsidR="16EDEAFA">
        <w:rPr/>
        <w:t>Bundesamtes</w:t>
      </w:r>
      <w:r w:rsidR="16EDEAFA">
        <w:rPr/>
        <w:t xml:space="preserve"> </w:t>
      </w:r>
      <w:r w:rsidR="16EDEAFA">
        <w:rPr/>
        <w:t>für</w:t>
      </w:r>
      <w:r w:rsidR="16EDEAFA">
        <w:rPr/>
        <w:t xml:space="preserve"> </w:t>
      </w:r>
      <w:r w:rsidR="16EDEAFA">
        <w:rPr/>
        <w:t>Statistik</w:t>
      </w:r>
      <w:r w:rsidR="16EDEAFA">
        <w:rPr/>
        <w:t xml:space="preserve"> (BFS), der </w:t>
      </w:r>
      <w:r w:rsidR="16EDEAFA">
        <w:rPr/>
        <w:t>einen</w:t>
      </w:r>
      <w:r w:rsidR="16EDEAFA">
        <w:rPr/>
        <w:t xml:space="preserve"> </w:t>
      </w:r>
      <w:r w:rsidR="16EDEAFA">
        <w:rPr/>
        <w:t>Warenkorb</w:t>
      </w:r>
      <w:r w:rsidR="16EDEAFA">
        <w:rPr/>
        <w:t xml:space="preserve"> von </w:t>
      </w:r>
      <w:r w:rsidR="16EDEAFA">
        <w:rPr/>
        <w:t>über</w:t>
      </w:r>
      <w:r w:rsidR="16EDEAFA">
        <w:rPr/>
        <w:t xml:space="preserve"> 1’000 </w:t>
      </w:r>
      <w:r w:rsidR="16EDEAFA">
        <w:rPr/>
        <w:t>Waren</w:t>
      </w:r>
      <w:r w:rsidR="16EDEAFA">
        <w:rPr/>
        <w:t xml:space="preserve"> </w:t>
      </w:r>
      <w:r w:rsidR="16EDEAFA">
        <w:rPr/>
        <w:t>und</w:t>
      </w:r>
      <w:r w:rsidR="16EDEAFA">
        <w:rPr/>
        <w:t xml:space="preserve"> </w:t>
      </w:r>
      <w:r w:rsidR="16EDEAFA">
        <w:rPr/>
        <w:t>Dienstleistungen</w:t>
      </w:r>
      <w:r w:rsidR="16EDEAFA">
        <w:rPr/>
        <w:t xml:space="preserve"> </w:t>
      </w:r>
      <w:r w:rsidR="16EDEAFA">
        <w:rPr/>
        <w:t>abdeckt</w:t>
      </w:r>
      <w:r w:rsidR="16EDEAFA">
        <w:rPr/>
        <w:t xml:space="preserve">, </w:t>
      </w:r>
      <w:r w:rsidR="2FB05DB5">
        <w:rPr/>
        <w:t>blieb ebenfalls</w:t>
      </w:r>
      <w:r w:rsidR="6FFA0B28">
        <w:rPr/>
        <w:t xml:space="preserve"> unverändert</w:t>
      </w:r>
      <w:r w:rsidR="16EDEAFA">
        <w:rPr/>
        <w:t xml:space="preserve">. </w:t>
      </w:r>
      <w:r w:rsidR="601A206F">
        <w:rPr/>
        <w:t>Auch g</w:t>
      </w:r>
      <w:r w:rsidR="16EDEAFA">
        <w:rPr/>
        <w:t>egenüber</w:t>
      </w:r>
      <w:r w:rsidR="16EDEAFA">
        <w:rPr/>
        <w:t xml:space="preserve"> </w:t>
      </w:r>
      <w:r w:rsidR="74E0F714">
        <w:rPr/>
        <w:t>August</w:t>
      </w:r>
      <w:r w:rsidR="16EDEAFA">
        <w:rPr/>
        <w:t xml:space="preserve"> </w:t>
      </w:r>
      <w:r w:rsidR="16EDEAFA">
        <w:rPr/>
        <w:t xml:space="preserve">2025 </w:t>
      </w:r>
      <w:r w:rsidR="105C66FA">
        <w:rPr/>
        <w:t>verharrten</w:t>
      </w:r>
      <w:r w:rsidR="16EDEAFA">
        <w:rPr/>
        <w:t xml:space="preserve"> </w:t>
      </w:r>
      <w:r w:rsidR="16EDEAFA">
        <w:rPr/>
        <w:t xml:space="preserve">die </w:t>
      </w:r>
      <w:r w:rsidR="16EDEAFA">
        <w:rPr/>
        <w:t>Preise</w:t>
      </w:r>
      <w:r w:rsidR="16EDEAFA">
        <w:rPr/>
        <w:t xml:space="preserve"> </w:t>
      </w:r>
      <w:r w:rsidR="16EDEAFA">
        <w:rPr/>
        <w:t>im</w:t>
      </w:r>
      <w:r w:rsidR="16EDEAFA">
        <w:rPr/>
        <w:t xml:space="preserve"> Schweizer </w:t>
      </w:r>
      <w:r w:rsidR="16EDEAFA">
        <w:rPr/>
        <w:t>Comparis-</w:t>
      </w:r>
      <w:r w:rsidR="16EDEAFA">
        <w:rPr/>
        <w:t>Womo</w:t>
      </w:r>
      <w:r w:rsidR="16EDEAFA">
        <w:rPr/>
        <w:t>-Preisindex</w:t>
      </w:r>
      <w:r w:rsidR="7AF06465">
        <w:rPr/>
        <w:t xml:space="preserve"> bei</w:t>
      </w:r>
      <w:r w:rsidR="60743171">
        <w:rPr/>
        <w:t xml:space="preserve"> 0</w:t>
      </w:r>
      <w:r w:rsidR="74C3BF88">
        <w:rPr/>
        <w:t> </w:t>
      </w:r>
      <w:r w:rsidR="60743171">
        <w:rPr/>
        <w:t>Prozent</w:t>
      </w:r>
      <w:r w:rsidR="238FC7D5">
        <w:rPr/>
        <w:t xml:space="preserve"> </w:t>
      </w:r>
      <w:r w:rsidR="16EDEAFA">
        <w:rPr/>
        <w:t>(</w:t>
      </w:r>
      <w:r w:rsidR="16EDEAFA">
        <w:rPr/>
        <w:t>LIK:</w:t>
      </w:r>
      <w:r w:rsidR="16EDEAFA">
        <w:rPr/>
        <w:t xml:space="preserve"> minus 0,</w:t>
      </w:r>
      <w:r w:rsidR="4A7DD483">
        <w:rPr/>
        <w:t>7</w:t>
      </w:r>
      <w:r w:rsidR="16EDEAFA">
        <w:rPr/>
        <w:t xml:space="preserve"> </w:t>
      </w:r>
      <w:r w:rsidR="16EDEAFA">
        <w:rPr/>
        <w:t>Prozent</w:t>
      </w:r>
      <w:r w:rsidR="16EDEAFA">
        <w:rPr/>
        <w:t xml:space="preserve">*). </w:t>
      </w:r>
      <w:r w:rsidR="7291712C">
        <w:rPr/>
        <w:t>Di</w:t>
      </w:r>
      <w:r w:rsidR="16EDEAFA">
        <w:rPr/>
        <w:t xml:space="preserve">e </w:t>
      </w:r>
      <w:r w:rsidR="16EDEAFA">
        <w:rPr/>
        <w:t>Wohnungsmieten</w:t>
      </w:r>
      <w:r w:rsidR="16EDEAFA">
        <w:rPr/>
        <w:t xml:space="preserve"> </w:t>
      </w:r>
      <w:r w:rsidR="16EDEAFA">
        <w:rPr/>
        <w:t>haben</w:t>
      </w:r>
      <w:r w:rsidR="16EDEAFA">
        <w:rPr/>
        <w:t xml:space="preserve"> </w:t>
      </w:r>
      <w:r w:rsidR="16EDEAFA">
        <w:rPr/>
        <w:t>sich</w:t>
      </w:r>
      <w:r w:rsidR="16EDEAFA">
        <w:rPr/>
        <w:t xml:space="preserve"> in den </w:t>
      </w:r>
      <w:r w:rsidR="16EDEAFA">
        <w:rPr/>
        <w:t>letzten</w:t>
      </w:r>
      <w:r w:rsidR="16EDEAFA">
        <w:rPr/>
        <w:t xml:space="preserve"> 3 </w:t>
      </w:r>
      <w:r w:rsidR="16EDEAFA">
        <w:rPr/>
        <w:t>Monaten</w:t>
      </w:r>
      <w:r w:rsidR="715E06B3">
        <w:rPr/>
        <w:t xml:space="preserve"> aber</w:t>
      </w:r>
      <w:r w:rsidR="16EDEAFA">
        <w:rPr/>
        <w:t xml:space="preserve"> um 0,2 </w:t>
      </w:r>
      <w:r w:rsidR="16EDEAFA">
        <w:rPr/>
        <w:t>Prozent</w:t>
      </w:r>
      <w:r w:rsidR="16EDEAFA">
        <w:rPr/>
        <w:t xml:space="preserve">* </w:t>
      </w:r>
      <w:r w:rsidR="16EDEAFA">
        <w:rPr/>
        <w:t>erhöht</w:t>
      </w:r>
      <w:r w:rsidR="16EDEAFA">
        <w:rPr/>
        <w:t xml:space="preserve">. </w:t>
      </w:r>
      <w:r w:rsidR="16EDEAFA">
        <w:rPr/>
        <w:t>Gegenüber</w:t>
      </w:r>
      <w:r w:rsidR="16EDEAFA">
        <w:rPr/>
        <w:t xml:space="preserve"> </w:t>
      </w:r>
      <w:r w:rsidR="16EDEAFA">
        <w:rPr/>
        <w:t>dem</w:t>
      </w:r>
      <w:r w:rsidR="16EDEAFA">
        <w:rPr/>
        <w:t xml:space="preserve"> </w:t>
      </w:r>
      <w:r w:rsidR="16EDEAFA">
        <w:rPr/>
        <w:t>Vorjahresmonat</w:t>
      </w:r>
      <w:r w:rsidR="16EDEAFA">
        <w:rPr/>
        <w:t xml:space="preserve"> </w:t>
      </w:r>
      <w:r w:rsidR="16EDEAFA">
        <w:rPr/>
        <w:t>sind</w:t>
      </w:r>
      <w:r w:rsidR="16EDEAFA">
        <w:rPr/>
        <w:t xml:space="preserve"> es </w:t>
      </w:r>
      <w:r w:rsidR="16EDEAFA">
        <w:rPr/>
        <w:t>gar</w:t>
      </w:r>
      <w:r w:rsidR="16EDEAFA">
        <w:rPr/>
        <w:t xml:space="preserve"> 1,</w:t>
      </w:r>
      <w:r w:rsidR="29758D5E">
        <w:rPr/>
        <w:t>6</w:t>
      </w:r>
      <w:r w:rsidR="16EDEAFA">
        <w:rPr/>
        <w:t> </w:t>
      </w:r>
      <w:r w:rsidR="16EDEAFA">
        <w:rPr/>
        <w:t>Prozent</w:t>
      </w:r>
      <w:r w:rsidR="16EDEAFA">
        <w:rPr/>
        <w:t xml:space="preserve">*. </w:t>
      </w:r>
    </w:p>
    <w:p w:rsidR="012FA9E3" w:rsidP="012FA9E3" w:rsidRDefault="012FA9E3" w14:paraId="6B3C4A79" w14:textId="24AE3CB3">
      <w:pPr>
        <w:spacing w:line="276" w:lineRule="auto"/>
        <w:rPr>
          <w:noProof w:val="0"/>
          <w:lang w:val="de-DE"/>
        </w:rPr>
      </w:pPr>
    </w:p>
    <w:p w:rsidR="75DBF15D" w:rsidP="012FA9E3" w:rsidRDefault="75DBF15D" w14:paraId="35709E30" w14:textId="3509DD5F">
      <w:pPr>
        <w:pStyle w:val="Normal"/>
        <w:shd w:val="clear" w:color="auto" w:fill="FFFFFF" w:themeFill="background1"/>
        <w:spacing w:after="240" w:line="276" w:lineRule="auto"/>
        <w:rPr>
          <w:noProof w:val="0"/>
          <w:lang w:val="de-DE"/>
        </w:rPr>
      </w:pPr>
      <w:r w:rsidR="75DBF15D">
        <w:rPr/>
        <w:t xml:space="preserve">«Der mit Abstand </w:t>
      </w:r>
      <w:r w:rsidR="75DBF15D">
        <w:rPr/>
        <w:t>grösste</w:t>
      </w:r>
      <w:r w:rsidR="75DBF15D">
        <w:rPr/>
        <w:t xml:space="preserve"> Budgetposten eines durchschnittlichen Haushalts sind die Wohnungsmieten. Im LIK machen sie rund 16 Prozent aus. Gleichzeitig gehören sie zu den wenige</w:t>
      </w:r>
      <w:r w:rsidR="2F89B24B">
        <w:rPr/>
        <w:t>n</w:t>
      </w:r>
      <w:r w:rsidR="75DBF15D">
        <w:rPr/>
        <w:t xml:space="preserve"> Ausgabekategorien, die seit Jahren kontinuierlich steigen. Wohnungssuchende können ein Lied davon singen</w:t>
      </w:r>
      <w:r w:rsidR="1AF25591">
        <w:rPr/>
        <w:t>. D</w:t>
      </w:r>
      <w:r w:rsidR="75DBF15D">
        <w:rPr/>
        <w:t>enn das Angebot bleibt deutlich hinter der Nachfrage zurück</w:t>
      </w:r>
      <w:r w:rsidR="5D97090D">
        <w:rPr/>
        <w:t>. Das treibt</w:t>
      </w:r>
      <w:r w:rsidR="75DBF15D">
        <w:rPr/>
        <w:t xml:space="preserve"> die Preisdynamik zusätzlich </w:t>
      </w:r>
      <w:r w:rsidR="65D724D2">
        <w:rPr/>
        <w:t>an</w:t>
      </w:r>
      <w:r w:rsidR="75DBF15D">
        <w:rPr/>
        <w:t xml:space="preserve">», </w:t>
      </w:r>
      <w:r w:rsidR="3DBC9C8F">
        <w:rPr/>
        <w:t>sagt</w:t>
      </w:r>
      <w:r w:rsidR="75DBF15D">
        <w:rPr/>
        <w:t xml:space="preserve"> </w:t>
      </w:r>
      <w:r w:rsidR="417E3B55">
        <w:rPr/>
        <w:t xml:space="preserve">Comparis-Finanzexperte </w:t>
      </w:r>
      <w:r w:rsidR="75DBF15D">
        <w:rPr/>
        <w:t>Renkert</w:t>
      </w:r>
      <w:r w:rsidR="4DF893C3">
        <w:rPr/>
        <w:t>.</w:t>
      </w:r>
      <w:r w:rsidR="75DBF15D">
        <w:rPr/>
        <w:t xml:space="preserve"> </w:t>
      </w:r>
    </w:p>
    <w:p w:rsidR="75DBF15D" w:rsidP="012FA9E3" w:rsidRDefault="75DBF15D" w14:paraId="33C2156C" w14:textId="32CC6500">
      <w:pPr>
        <w:pStyle w:val="Normal"/>
        <w:shd w:val="clear" w:color="auto" w:fill="FFFFFF" w:themeFill="background1"/>
        <w:spacing w:after="240" w:line="276" w:lineRule="auto"/>
        <w:rPr>
          <w:noProof w:val="0"/>
          <w:lang w:val="de-DE"/>
        </w:rPr>
      </w:pPr>
      <w:r w:rsidR="75DBF15D">
        <w:rPr/>
        <w:t>Für bestehende Mieterinnen und Mieter stelle sich laut Renkert die Situation etwas differenzierter dar: Aufgrund der beiden jüngsten Senkungen des Referenzzinssatzes haben Anspruchsberechtigte derzeit die Möglichkeit, Mietzinsreduktionen zu verlangen.</w:t>
      </w:r>
    </w:p>
    <w:p w:rsidR="012FA9E3" w:rsidP="012FA9E3" w:rsidRDefault="012FA9E3" w14:paraId="637E59DF" w14:textId="78836E46">
      <w:pPr>
        <w:spacing w:line="276" w:lineRule="auto"/>
        <w:rPr>
          <w:noProof w:val="0"/>
          <w:lang w:val="de-DE"/>
        </w:rPr>
      </w:pPr>
    </w:p>
    <w:p w:rsidR="012FA9E3" w:rsidP="012FA9E3" w:rsidRDefault="012FA9E3" w14:paraId="50E512CA" w14:textId="7A3FCEA2">
      <w:pPr>
        <w:spacing w:line="276" w:lineRule="auto"/>
        <w:rPr>
          <w:noProof w:val="0"/>
          <w:lang w:val="de-DE"/>
        </w:rPr>
      </w:pPr>
    </w:p>
    <w:p w:rsidR="012FA9E3" w:rsidP="012FA9E3" w:rsidRDefault="012FA9E3" w14:paraId="3D83A0F2" w14:textId="21BF9094">
      <w:pPr>
        <w:spacing w:line="276" w:lineRule="auto"/>
        <w:rPr>
          <w:noProof w:val="0"/>
          <w:lang w:val="de-DE"/>
        </w:rPr>
      </w:pPr>
    </w:p>
    <w:p xmlns:wp14="http://schemas.microsoft.com/office/word/2010/wordml" w:rsidR="00F359D5" w:rsidP="1F3F758D" w:rsidRDefault="00E3458B" w14:paraId="02EB378F" wp14:textId="058A2C0C">
      <w:pPr>
        <w:pStyle w:val="Normal"/>
        <w:spacing w:line="276" w:lineRule="auto"/>
      </w:pPr>
      <w:r w:rsidR="2C8C62FF">
        <w:drawing>
          <wp:inline xmlns:wp14="http://schemas.microsoft.com/office/word/2010/wordprocessingDrawing" wp14:editId="0AF5B851" wp14:anchorId="41959841">
            <wp:extent cx="5534025" cy="4010025"/>
            <wp:effectExtent l="0" t="0" r="0" b="0"/>
            <wp:docPr id="1554433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4433173" name="Picture 1554433173"/>
                    <pic:cNvPicPr/>
                  </pic:nvPicPr>
                  <pic:blipFill>
                    <a:blip xmlns:r="http://schemas.openxmlformats.org/officeDocument/2006/relationships" r:embed="rId2116777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359D5" w:rsidP="1F3F758D" w:rsidRDefault="00E3458B" w14:paraId="16976659" wp14:textId="5DE8796C">
      <w:pPr>
        <w:spacing w:line="276" w:lineRule="auto"/>
        <w:rPr>
          <w:b w:val="1"/>
          <w:bCs w:val="1"/>
        </w:rPr>
      </w:pPr>
      <w:r>
        <w:fldChar w:fldCharType="begin"/>
      </w:r>
      <w:ins w:author="Alessandro Schmid" w:date="2025-12-12T08:59:25.396Z" w:id="1266373971">
        <w:r>
          <w:instrText xml:space="preserve">HYPERLINK "https://public.flourish.studio/visualisation/26740521/" </w:instrText>
        </w:r>
      </w:ins>
      <w:del w:author="Alessandro Schmid" w:date="2025-12-12T08:59:25.396Z" w:id="1609298505">
        <w:r>
          <w:delInstrText xml:space="preserve">HYPERLINK "https://public.flourish.studio/visualisation/26740516/" </w:delInstrText>
        </w:r>
      </w:del>
      <w:r>
        <w:fldChar w:fldCharType="separate"/>
      </w:r>
      <w:r w:rsidRPr="1F3F758D" w:rsidR="00E3458B">
        <w:rPr>
          <w:rStyle w:val="Hyperlink"/>
          <w:i w:val="1"/>
          <w:iCs w:val="1"/>
        </w:rPr>
        <w:t>Link zur Grafik (Embed-Code im Anhang)</w:t>
      </w:r>
      <w:r>
        <w:fldChar w:fldCharType="end"/>
      </w:r>
    </w:p>
    <w:p w:rsidR="58265673" w:rsidP="10905983" w:rsidRDefault="58265673" w14:paraId="521DDB4E" w14:textId="13FAA1F0">
      <w:pPr>
        <w:pStyle w:val="Normal"/>
        <w:suppressLineNumbers w:val="0"/>
        <w:bidi w:val="0"/>
        <w:spacing w:before="360" w:beforeAutospacing="off" w:after="120" w:afterAutospacing="off" w:line="276" w:lineRule="auto"/>
        <w:ind w:left="0" w:right="0"/>
        <w:jc w:val="left"/>
      </w:pPr>
      <w:r w:rsidRPr="1F3F758D" w:rsidR="06EC0130">
        <w:rPr>
          <w:b w:val="1"/>
          <w:bCs w:val="1"/>
        </w:rPr>
        <w:t>Womo</w:t>
      </w:r>
      <w:r w:rsidRPr="1F3F758D" w:rsidR="06EC0130">
        <w:rPr>
          <w:b w:val="1"/>
          <w:bCs w:val="1"/>
        </w:rPr>
        <w:t>-</w:t>
      </w:r>
      <w:r w:rsidRPr="1F3F758D" w:rsidR="291E4464">
        <w:rPr>
          <w:b w:val="1"/>
          <w:bCs w:val="1"/>
        </w:rPr>
        <w:t xml:space="preserve">Preisanstieg schwächt sich in den </w:t>
      </w:r>
      <w:r w:rsidRPr="1F3F758D" w:rsidR="0E39B2D3">
        <w:rPr>
          <w:b w:val="1"/>
          <w:bCs w:val="1"/>
        </w:rPr>
        <w:t xml:space="preserve">letzten </w:t>
      </w:r>
      <w:r w:rsidRPr="1F3F758D" w:rsidR="291E4464">
        <w:rPr>
          <w:b w:val="1"/>
          <w:bCs w:val="1"/>
        </w:rPr>
        <w:t>3 Jahren deutlich ab</w:t>
      </w:r>
    </w:p>
    <w:p w:rsidR="25DA3002" w:rsidP="1F3F758D" w:rsidRDefault="25DA3002" w14:paraId="27095E4B" w14:textId="09EB8A43">
      <w:pPr>
        <w:pStyle w:val="Normal"/>
        <w:shd w:val="clear" w:color="auto" w:fill="FFFFFF" w:themeFill="background1"/>
        <w:spacing w:after="240" w:line="276" w:lineRule="auto"/>
        <w:rPr>
          <w:noProof w:val="0"/>
          <w:lang w:val="de-DE"/>
        </w:rPr>
      </w:pPr>
      <w:r w:rsidR="25DA3002">
        <w:rPr/>
        <w:t xml:space="preserve">Der Preisanstieg des </w:t>
      </w:r>
      <w:r w:rsidR="16EDEAFA">
        <w:rPr/>
        <w:t>Womo</w:t>
      </w:r>
      <w:r w:rsidR="16EDEAFA">
        <w:rPr/>
        <w:t xml:space="preserve">-Preisindex </w:t>
      </w:r>
      <w:r w:rsidR="24518369">
        <w:rPr/>
        <w:t>lag</w:t>
      </w:r>
      <w:r w:rsidR="071A99CD">
        <w:rPr/>
        <w:t xml:space="preserve"> </w:t>
      </w:r>
      <w:r w:rsidR="301A32FF">
        <w:rPr/>
        <w:t xml:space="preserve">in den letzten 3 Jahren </w:t>
      </w:r>
      <w:r w:rsidR="38EA78C3">
        <w:rPr/>
        <w:t xml:space="preserve">insgesamt </w:t>
      </w:r>
      <w:r w:rsidR="14C074CC">
        <w:rPr/>
        <w:t xml:space="preserve">bei </w:t>
      </w:r>
      <w:r w:rsidR="301A32FF">
        <w:rPr/>
        <w:t xml:space="preserve">2,8 Prozent </w:t>
      </w:r>
      <w:r w:rsidR="1187656F">
        <w:rPr/>
        <w:t>und hat sich seither kontinuierlich abgeschwächt</w:t>
      </w:r>
      <w:r w:rsidR="07F407CE">
        <w:rPr/>
        <w:t xml:space="preserve">. </w:t>
      </w:r>
      <w:r w:rsidR="26CA8A02">
        <w:rPr/>
        <w:t xml:space="preserve">Zum Vergleich: Der LIK erhöhte sich in dieser Zeit um </w:t>
      </w:r>
      <w:r w:rsidR="2963B729">
        <w:rPr/>
        <w:t>2,</w:t>
      </w:r>
      <w:r w:rsidR="2963B729">
        <w:rPr/>
        <w:t>2</w:t>
      </w:r>
      <w:r w:rsidRPr="1F3F758D" w:rsidR="44B0A7BD">
        <w:rPr>
          <w:rFonts w:ascii="Aptos" w:hAnsi="Aptos" w:eastAsia="Aptos" w:cs="Aptos"/>
          <w:sz w:val="22"/>
          <w:szCs w:val="22"/>
        </w:rPr>
        <w:t xml:space="preserve"> </w:t>
      </w:r>
      <w:r w:rsidR="26CA8A02">
        <w:rPr/>
        <w:t>Prozent</w:t>
      </w:r>
      <w:r w:rsidR="6B7B5728">
        <w:rPr/>
        <w:t>*</w:t>
      </w:r>
      <w:r w:rsidR="26CA8A02">
        <w:rPr/>
        <w:t xml:space="preserve">. </w:t>
      </w:r>
      <w:r w:rsidR="3F8EE1A0">
        <w:rPr/>
        <w:t>Zu den Produkten</w:t>
      </w:r>
      <w:r w:rsidR="40D9703E">
        <w:rPr/>
        <w:t>, d</w:t>
      </w:r>
      <w:r w:rsidR="61070310">
        <w:rPr/>
        <w:t>ie</w:t>
      </w:r>
      <w:r w:rsidR="40D9703E">
        <w:rPr/>
        <w:t xml:space="preserve"> </w:t>
      </w:r>
      <w:r w:rsidR="7D495CAE">
        <w:rPr/>
        <w:t xml:space="preserve">sich </w:t>
      </w:r>
      <w:r w:rsidR="40D9703E">
        <w:rPr/>
        <w:t xml:space="preserve">in den letzten 3 Jahren </w:t>
      </w:r>
      <w:r w:rsidR="34E89F4A">
        <w:rPr/>
        <w:t xml:space="preserve">am stärksten </w:t>
      </w:r>
      <w:r w:rsidR="7E71529B">
        <w:rPr/>
        <w:t>verbilligt haben</w:t>
      </w:r>
      <w:r w:rsidR="34E89F4A">
        <w:rPr/>
        <w:t xml:space="preserve">, zählt </w:t>
      </w:r>
      <w:r w:rsidR="40D9703E">
        <w:rPr/>
        <w:t>Energie zum Heizen</w:t>
      </w:r>
      <w:r w:rsidR="62FE08E6">
        <w:rPr/>
        <w:t xml:space="preserve"> (Gas, Heizöl, Brennholz und Fernwärme)</w:t>
      </w:r>
      <w:r w:rsidR="1A254096">
        <w:rPr/>
        <w:t xml:space="preserve"> </w:t>
      </w:r>
      <w:r w:rsidR="687D1225">
        <w:rPr/>
        <w:t xml:space="preserve">mit </w:t>
      </w:r>
      <w:r w:rsidR="40D9703E">
        <w:rPr/>
        <w:t>minus 19,4</w:t>
      </w:r>
      <w:r w:rsidR="5ADC0D00">
        <w:rPr/>
        <w:t> </w:t>
      </w:r>
      <w:r w:rsidR="40D9703E">
        <w:rPr/>
        <w:t>Prozent</w:t>
      </w:r>
      <w:r w:rsidR="37ABBA63">
        <w:rPr/>
        <w:t xml:space="preserve">. Ein näherer Blick </w:t>
      </w:r>
      <w:r w:rsidR="7491F856">
        <w:rPr/>
        <w:t>zeigt:</w:t>
      </w:r>
      <w:r w:rsidR="7B73E388">
        <w:rPr/>
        <w:t xml:space="preserve"> </w:t>
      </w:r>
      <w:r w:rsidR="4ED3B6DA">
        <w:rPr/>
        <w:t xml:space="preserve">Der </w:t>
      </w:r>
      <w:r w:rsidR="40D9703E">
        <w:rPr/>
        <w:t>Heizöl</w:t>
      </w:r>
      <w:r w:rsidR="07628A27">
        <w:rPr/>
        <w:t>p</w:t>
      </w:r>
      <w:r w:rsidR="5D17319F">
        <w:rPr/>
        <w:t>reis</w:t>
      </w:r>
      <w:r w:rsidR="40D9703E">
        <w:rPr/>
        <w:t xml:space="preserve"> </w:t>
      </w:r>
      <w:r w:rsidR="40B433FE">
        <w:rPr/>
        <w:t xml:space="preserve">hat sich </w:t>
      </w:r>
      <w:r w:rsidR="40D9703E">
        <w:rPr/>
        <w:t>besonders st</w:t>
      </w:r>
      <w:r w:rsidR="40D9703E">
        <w:rPr/>
        <w:t xml:space="preserve">ark </w:t>
      </w:r>
      <w:r w:rsidR="40D9703E">
        <w:rPr/>
        <w:t>ermässigt</w:t>
      </w:r>
      <w:r w:rsidR="40D9703E">
        <w:rPr/>
        <w:t xml:space="preserve"> (minus 30,7</w:t>
      </w:r>
      <w:r w:rsidR="4061884D">
        <w:rPr/>
        <w:t> </w:t>
      </w:r>
      <w:r w:rsidR="40D9703E">
        <w:rPr/>
        <w:t>Prozent*), gefolgt von Gas (minus 16,</w:t>
      </w:r>
      <w:r w:rsidR="2E2BDFBE">
        <w:rPr/>
        <w:t>4</w:t>
      </w:r>
      <w:r w:rsidR="40D9703E">
        <w:rPr/>
        <w:t xml:space="preserve"> Prozent*) und Brennholz (minus 10,</w:t>
      </w:r>
      <w:r w:rsidR="1E6BE46F">
        <w:rPr/>
        <w:t>5</w:t>
      </w:r>
      <w:r w:rsidR="40D9703E">
        <w:rPr/>
        <w:t xml:space="preserve"> Prozent*). Hingegen ist Fernwärme in den letzten 3 Jahren </w:t>
      </w:r>
      <w:r w:rsidR="42C1CFB3">
        <w:rPr/>
        <w:t xml:space="preserve">sogar </w:t>
      </w:r>
      <w:r w:rsidR="40D9703E">
        <w:rPr/>
        <w:t xml:space="preserve">teurer geworden (plus </w:t>
      </w:r>
      <w:r w:rsidR="524B07E8">
        <w:rPr/>
        <w:t>14,8</w:t>
      </w:r>
      <w:r w:rsidR="40D9703E">
        <w:rPr/>
        <w:t xml:space="preserve"> Prozent*).</w:t>
      </w:r>
    </w:p>
    <w:p w:rsidR="08A7CA78" w:rsidP="147E27BE" w:rsidRDefault="08A7CA78" w14:paraId="5B8F0617" w14:textId="3E06C786">
      <w:pPr>
        <w:pStyle w:val="Normal"/>
        <w:shd w:val="clear" w:color="auto" w:fill="FFFFFF" w:themeFill="background1"/>
        <w:spacing w:after="240" w:line="276" w:lineRule="auto"/>
        <w:rPr>
          <w:noProof w:val="0"/>
          <w:lang w:val="de-DE"/>
        </w:rPr>
      </w:pPr>
      <w:r w:rsidR="08A7CA78">
        <w:rPr/>
        <w:t>«</w:t>
      </w:r>
      <w:r w:rsidR="1BC9ECBC">
        <w:rPr/>
        <w:t xml:space="preserve">Fernwärme-Tarife </w:t>
      </w:r>
      <w:r w:rsidR="497884AC">
        <w:rPr/>
        <w:t>sind</w:t>
      </w:r>
      <w:r w:rsidR="50378907">
        <w:rPr/>
        <w:t xml:space="preserve"> stark investitions- und indexgetrieben und</w:t>
      </w:r>
      <w:r w:rsidR="010EBEEE">
        <w:rPr/>
        <w:t xml:space="preserve"> werden</w:t>
      </w:r>
      <w:r w:rsidR="50378907">
        <w:rPr/>
        <w:t xml:space="preserve"> in einem lokalen Monopol angeboten</w:t>
      </w:r>
      <w:r w:rsidR="60545E2B">
        <w:rPr/>
        <w:t xml:space="preserve">. Daher reagieren die Preise </w:t>
      </w:r>
      <w:r w:rsidR="0BC200F0">
        <w:rPr/>
        <w:t xml:space="preserve">nur </w:t>
      </w:r>
      <w:r w:rsidR="60545E2B">
        <w:rPr/>
        <w:t xml:space="preserve">sehr träge und </w:t>
      </w:r>
      <w:r w:rsidR="23AE7151">
        <w:rPr/>
        <w:t xml:space="preserve">mit starker Verzögerung. </w:t>
      </w:r>
      <w:r w:rsidR="60545E2B">
        <w:rPr/>
        <w:t>Im Gegensatz dazu hängen die</w:t>
      </w:r>
      <w:r w:rsidR="50378907">
        <w:rPr/>
        <w:t xml:space="preserve"> </w:t>
      </w:r>
      <w:r w:rsidR="73BE1309">
        <w:rPr/>
        <w:t>Gas- und Heizölpreise</w:t>
      </w:r>
      <w:r w:rsidR="3F927F2A">
        <w:rPr/>
        <w:t xml:space="preserve"> </w:t>
      </w:r>
      <w:r w:rsidR="495F103A">
        <w:rPr/>
        <w:t xml:space="preserve">unmittelbar </w:t>
      </w:r>
      <w:r w:rsidR="3F927F2A">
        <w:rPr/>
        <w:t>von den</w:t>
      </w:r>
      <w:r w:rsidR="73BE1309">
        <w:rPr/>
        <w:t xml:space="preserve"> Weltmarkts- und Spotpreisen</w:t>
      </w:r>
      <w:r w:rsidR="16249BF4">
        <w:rPr/>
        <w:t xml:space="preserve"> ab.</w:t>
      </w:r>
      <w:r w:rsidR="73BE1309">
        <w:rPr/>
        <w:t xml:space="preserve"> </w:t>
      </w:r>
      <w:r w:rsidR="006FC0FA">
        <w:rPr/>
        <w:t>Deshalb</w:t>
      </w:r>
      <w:r w:rsidR="50D056D0">
        <w:rPr/>
        <w:t xml:space="preserve"> reagieren </w:t>
      </w:r>
      <w:r w:rsidR="45E7C849">
        <w:rPr/>
        <w:t xml:space="preserve">sie auch </w:t>
      </w:r>
      <w:r w:rsidR="50D056D0">
        <w:rPr/>
        <w:t>schneller</w:t>
      </w:r>
      <w:r w:rsidR="14BAB117">
        <w:rPr/>
        <w:t xml:space="preserve"> </w:t>
      </w:r>
      <w:r w:rsidR="50D056D0">
        <w:rPr/>
        <w:t>bei Preis</w:t>
      </w:r>
      <w:r w:rsidR="64CDB68C">
        <w:rPr/>
        <w:t>veränderungen</w:t>
      </w:r>
      <w:r w:rsidR="50D056D0">
        <w:rPr/>
        <w:t xml:space="preserve">. </w:t>
      </w:r>
      <w:r w:rsidR="0631B069">
        <w:rPr/>
        <w:t xml:space="preserve">Die unterschiedliche Preisentwicklung </w:t>
      </w:r>
      <w:r w:rsidR="077B472D">
        <w:rPr/>
        <w:t xml:space="preserve">bei den einzelnen Energieträgern </w:t>
      </w:r>
      <w:r w:rsidR="0631B069">
        <w:rPr/>
        <w:t xml:space="preserve">darf aber nicht darüber hinwegtäuschen, dass die </w:t>
      </w:r>
      <w:r w:rsidR="760199DE">
        <w:rPr/>
        <w:t>Preise</w:t>
      </w:r>
      <w:r w:rsidR="0631B069">
        <w:rPr/>
        <w:t xml:space="preserve"> immer noch</w:t>
      </w:r>
      <w:r w:rsidR="1E79677E">
        <w:rPr/>
        <w:t xml:space="preserve"> gut 50</w:t>
      </w:r>
      <w:r w:rsidR="0631B069">
        <w:rPr/>
        <w:t xml:space="preserve"> Prozent höher liegen als vor 5 Jahren</w:t>
      </w:r>
      <w:r w:rsidR="3B5C56CC">
        <w:rPr>
          <w:b w:val="0"/>
          <w:bCs w:val="0"/>
        </w:rPr>
        <w:t>»</w:t>
      </w:r>
      <w:r w:rsidR="0631B069">
        <w:rPr>
          <w:b w:val="0"/>
          <w:bCs w:val="0"/>
        </w:rPr>
        <w:t xml:space="preserve">, </w:t>
      </w:r>
      <w:r w:rsidR="28B757AE">
        <w:rPr>
          <w:b w:val="0"/>
          <w:bCs w:val="0"/>
        </w:rPr>
        <w:t xml:space="preserve">erklärt </w:t>
      </w:r>
      <w:r w:rsidR="0631B069">
        <w:rPr/>
        <w:t>Renkert.</w:t>
      </w:r>
    </w:p>
    <w:p w:rsidR="6205319F" w:rsidP="147E27BE" w:rsidRDefault="6205319F" w14:paraId="6F26C52F" w14:textId="4E85405D">
      <w:pPr>
        <w:pStyle w:val="Normal"/>
        <w:shd w:val="clear" w:color="auto" w:fill="FFFFFF" w:themeFill="background1"/>
        <w:spacing w:after="240" w:line="276" w:lineRule="auto"/>
        <w:rPr>
          <w:noProof w:val="0"/>
          <w:lang w:val="de-DE"/>
        </w:rPr>
      </w:pPr>
      <w:r w:rsidR="40D9703E">
        <w:rPr/>
        <w:t>Weiter haben sich die Preise für Treibstoff (minus 15,3 Prozent*), Occasions</w:t>
      </w:r>
      <w:r w:rsidR="3750C8B8">
        <w:rPr/>
        <w:t>a</w:t>
      </w:r>
      <w:r w:rsidR="40D9703E">
        <w:rPr/>
        <w:t>utomobile (minus 12,</w:t>
      </w:r>
      <w:r w:rsidR="5140EC38">
        <w:rPr/>
        <w:t>3</w:t>
      </w:r>
      <w:r w:rsidR="40D9703E">
        <w:rPr/>
        <w:t xml:space="preserve"> Prozent*), kleine elektrische Haushaltsgeräte (minus 9,</w:t>
      </w:r>
      <w:r w:rsidR="24FEAF71">
        <w:rPr/>
        <w:t>2</w:t>
      </w:r>
      <w:r w:rsidR="40D9703E">
        <w:rPr/>
        <w:t xml:space="preserve"> Prozent*) sowie Wohnzimmer- und Büromöbel (minus 8,8 Prozent*) </w:t>
      </w:r>
      <w:r w:rsidR="40D9703E">
        <w:rPr/>
        <w:t>ermässigt</w:t>
      </w:r>
      <w:r w:rsidR="40D9703E">
        <w:rPr/>
        <w:t>.</w:t>
      </w:r>
    </w:p>
    <w:p w:rsidR="012FA9E3" w:rsidP="1F3F758D" w:rsidRDefault="012FA9E3" w14:paraId="45D92C7D" w14:textId="17CEFC00">
      <w:pPr>
        <w:pStyle w:val="Normal"/>
        <w:suppressLineNumbers w:val="0"/>
        <w:shd w:val="clear" w:color="auto" w:fill="FFFFFF" w:themeFill="background1"/>
        <w:bidi w:val="0"/>
        <w:spacing w:before="0" w:beforeAutospacing="off" w:after="240" w:afterAutospacing="off" w:line="276" w:lineRule="auto"/>
        <w:ind w:left="0" w:right="0"/>
        <w:jc w:val="left"/>
      </w:pPr>
      <w:r w:rsidR="40D9703E">
        <w:rPr/>
        <w:t>Zu den</w:t>
      </w:r>
      <w:r w:rsidR="0061EF69">
        <w:rPr/>
        <w:t xml:space="preserve"> </w:t>
      </w:r>
      <w:r w:rsidR="730E6AA6">
        <w:rPr/>
        <w:t>Güter</w:t>
      </w:r>
      <w:r w:rsidR="0A677396">
        <w:rPr/>
        <w:t>n</w:t>
      </w:r>
      <w:r w:rsidR="730E6AA6">
        <w:rPr/>
        <w:t xml:space="preserve"> und Dienstleistungen</w:t>
      </w:r>
      <w:r w:rsidR="0061EF69">
        <w:rPr/>
        <w:t xml:space="preserve">, </w:t>
      </w:r>
      <w:r w:rsidR="131E318A">
        <w:rPr/>
        <w:t>deren Preise</w:t>
      </w:r>
      <w:r w:rsidR="0061EF69">
        <w:rPr/>
        <w:t xml:space="preserve"> in den letzten 3 Jahren </w:t>
      </w:r>
      <w:r w:rsidR="1D1E4763">
        <w:rPr/>
        <w:t>stark</w:t>
      </w:r>
      <w:r w:rsidR="4E73F95B">
        <w:rPr/>
        <w:t xml:space="preserve"> </w:t>
      </w:r>
      <w:r w:rsidR="0061EF69">
        <w:rPr/>
        <w:t>gestiegen sind</w:t>
      </w:r>
      <w:r w:rsidR="316F6496">
        <w:rPr/>
        <w:t>, zählen</w:t>
      </w:r>
      <w:r w:rsidR="0061EF69">
        <w:rPr/>
        <w:t>: Elektrizität (plus 35</w:t>
      </w:r>
      <w:r w:rsidR="6B1023EF">
        <w:rPr/>
        <w:t xml:space="preserve"> Prozent*), Motorfahrzeugversicherung (plus 10,</w:t>
      </w:r>
      <w:r w:rsidR="62B9CAFB">
        <w:rPr/>
        <w:t>8</w:t>
      </w:r>
      <w:r w:rsidR="6B1023EF">
        <w:rPr/>
        <w:t xml:space="preserve"> Prozent*)</w:t>
      </w:r>
      <w:r w:rsidR="41FBC254">
        <w:rPr/>
        <w:t>,</w:t>
      </w:r>
      <w:r w:rsidR="6B1023EF">
        <w:rPr/>
        <w:t xml:space="preserve"> Wohnungsmieten (plus 7,</w:t>
      </w:r>
      <w:r w:rsidR="007B9801">
        <w:rPr/>
        <w:t>5</w:t>
      </w:r>
      <w:r w:rsidR="6B1023EF">
        <w:rPr/>
        <w:t xml:space="preserve"> Prozent*), Dienstlei</w:t>
      </w:r>
      <w:r w:rsidR="717847F1">
        <w:rPr/>
        <w:t>stungen für laufende Wohnungsreparaturen (plus 5,6 Prozent*),</w:t>
      </w:r>
      <w:r w:rsidR="7F675898">
        <w:rPr/>
        <w:t xml:space="preserve"> Dienstleistungen für Wohnungsreinigung (plus 5,</w:t>
      </w:r>
      <w:r w:rsidR="6D8020E8">
        <w:rPr/>
        <w:t>1</w:t>
      </w:r>
      <w:r w:rsidR="7F675898">
        <w:rPr/>
        <w:t xml:space="preserve"> Prozent*)</w:t>
      </w:r>
      <w:r w:rsidR="38398BFD">
        <w:rPr/>
        <w:t xml:space="preserve"> sowie </w:t>
      </w:r>
      <w:r w:rsidR="7F675898">
        <w:rPr/>
        <w:t>Wartung und Reparatur von p</w:t>
      </w:r>
      <w:r w:rsidR="7932921E">
        <w:rPr/>
        <w:t>rivaten</w:t>
      </w:r>
      <w:r w:rsidR="0061EF69">
        <w:rPr/>
        <w:t xml:space="preserve"> </w:t>
      </w:r>
      <w:r w:rsidR="422E2188">
        <w:rPr/>
        <w:t>Verkehrsmitteln (plus 5,</w:t>
      </w:r>
      <w:r w:rsidR="3414D14D">
        <w:rPr/>
        <w:t>0</w:t>
      </w:r>
      <w:r w:rsidR="422E2188">
        <w:rPr/>
        <w:t xml:space="preserve"> Prozent)</w:t>
      </w:r>
      <w:r w:rsidR="66A51209">
        <w:rPr/>
        <w:t>.</w:t>
      </w:r>
    </w:p>
    <w:p xmlns:wp14="http://schemas.microsoft.com/office/word/2010/wordml" w:rsidR="00F359D5" w:rsidP="10905983" w:rsidRDefault="00E3458B" w14:paraId="1A782F32" wp14:textId="5266BACD">
      <w:pPr>
        <w:shd w:val="clear" w:color="auto" w:fill="FFFFFF" w:themeFill="background1"/>
        <w:spacing w:after="240" w:line="276" w:lineRule="auto"/>
        <w:rPr>
          <w:b w:val="1"/>
          <w:bCs w:val="1"/>
          <w:noProof w:val="0"/>
          <w:lang w:val="de-DE"/>
        </w:rPr>
      </w:pPr>
      <w:r w:rsidRPr="1F3F758D" w:rsidR="16EDEAFA">
        <w:rPr>
          <w:b w:val="1"/>
          <w:bCs w:val="1"/>
        </w:rPr>
        <w:t xml:space="preserve">Stärkster Preisanstieg in den letzten </w:t>
      </w:r>
      <w:r w:rsidRPr="1F3F758D" w:rsidR="6EEDD19B">
        <w:rPr>
          <w:b w:val="1"/>
          <w:bCs w:val="1"/>
        </w:rPr>
        <w:t>12</w:t>
      </w:r>
      <w:r w:rsidRPr="1F3F758D" w:rsidR="16EDEAFA">
        <w:rPr>
          <w:b w:val="1"/>
          <w:bCs w:val="1"/>
        </w:rPr>
        <w:t xml:space="preserve"> </w:t>
      </w:r>
      <w:r w:rsidRPr="1F3F758D" w:rsidR="16EDEAFA">
        <w:rPr>
          <w:b w:val="1"/>
          <w:bCs w:val="1"/>
        </w:rPr>
        <w:t>Monaten</w:t>
      </w:r>
      <w:r w:rsidRPr="1F3F758D" w:rsidR="22A4C044">
        <w:rPr>
          <w:b w:val="1"/>
          <w:bCs w:val="1"/>
        </w:rPr>
        <w:t xml:space="preserve"> bei Autoversicherungen</w:t>
      </w:r>
    </w:p>
    <w:p xmlns:wp14="http://schemas.microsoft.com/office/word/2010/wordml" w:rsidR="00F359D5" w:rsidP="147E27BE" w:rsidRDefault="00E3458B" w14:paraId="48291E39" wp14:textId="1B734474">
      <w:pPr>
        <w:spacing w:before="240" w:after="240" w:line="276" w:lineRule="auto"/>
        <w:rPr>
          <w:noProof w:val="0"/>
          <w:lang w:val="de-DE"/>
        </w:rPr>
      </w:pPr>
      <w:r w:rsidR="0055664A">
        <w:rPr/>
        <w:t>I</w:t>
      </w:r>
      <w:r w:rsidR="09C0A81B">
        <w:rPr/>
        <w:t xml:space="preserve">m Besonderen für die Motorfahrzeugversicherung mussten Herr und Frau Schweizer deutlich tiefer ins Portemonnaie greifen als noch vor einem Jahr. Der Preis stieg um 6,1 Prozent*. Kein anderes Produkt hat </w:t>
      </w:r>
      <w:r w:rsidR="09C0A81B">
        <w:rPr/>
        <w:t xml:space="preserve">sich </w:t>
      </w:r>
      <w:r w:rsidR="29A4E8B6">
        <w:rPr/>
        <w:t xml:space="preserve">im Vorjahresvergleich stärker </w:t>
      </w:r>
      <w:r w:rsidR="26C08AAA">
        <w:rPr/>
        <w:t>verteuert.</w:t>
      </w:r>
      <w:r w:rsidR="61B9648A">
        <w:rPr/>
        <w:t xml:space="preserve"> U</w:t>
      </w:r>
      <w:r w:rsidR="61B9648A">
        <w:rPr/>
        <w:t xml:space="preserve">nd eine </w:t>
      </w:r>
      <w:commentRangeStart w:id="261922559"/>
      <w:hyperlink r:id="Ra40ed212b5ec4073">
        <w:commentRangeStart w:id="262217243"/>
        <w:commentRangeStart w:id="1853892028"/>
        <w:commentRangeStart w:id="1874286179"/>
        <w:r w:rsidRPr="1F3F758D" w:rsidR="61B9648A">
          <w:rPr>
            <w:rStyle w:val="Hyperlink"/>
          </w:rPr>
          <w:t>Comparis-Analyse</w:t>
        </w:r>
      </w:hyperlink>
      <w:r w:rsidR="61B9648A">
        <w:rPr/>
        <w:t xml:space="preserve"> </w:t>
      </w:r>
      <w:commentRangeEnd w:id="261922559"/>
      <w:r>
        <w:rPr>
          <w:rStyle w:val="CommentReference"/>
        </w:rPr>
        <w:commentReference w:id="261922559"/>
      </w:r>
      <w:commentRangeEnd w:id="262217243"/>
      <w:r>
        <w:rPr>
          <w:rStyle w:val="CommentReference"/>
        </w:rPr>
        <w:commentReference w:id="262217243"/>
      </w:r>
      <w:commentRangeEnd w:id="1853892028"/>
      <w:r>
        <w:rPr>
          <w:rStyle w:val="CommentReference"/>
        </w:rPr>
        <w:commentReference w:id="1853892028"/>
      </w:r>
      <w:commentRangeEnd w:id="1874286179"/>
      <w:r>
        <w:rPr>
          <w:rStyle w:val="CommentReference"/>
        </w:rPr>
        <w:commentReference w:id="1874286179"/>
      </w:r>
      <w:r w:rsidR="61B9648A">
        <w:rPr/>
        <w:t xml:space="preserve">zeigt, dass auch für das nächste Jahr in diesem Bereich mit saftigen Aufschlägen gerechnet werden muss. </w:t>
      </w:r>
    </w:p>
    <w:p w:rsidR="0990309C" w:rsidP="28E9D0FB" w:rsidRDefault="0990309C" w14:paraId="75E66FE1" w14:textId="2A18A3A6">
      <w:pPr>
        <w:pStyle w:val="Normal"/>
        <w:suppressLineNumbers w:val="0"/>
        <w:spacing w:before="240" w:beforeAutospacing="off" w:after="240" w:afterAutospacing="off" w:line="276" w:lineRule="auto"/>
        <w:ind w:left="0" w:right="0"/>
        <w:jc w:val="left"/>
        <w:rPr>
          <w:noProof w:val="0"/>
          <w:lang w:val="fr-CH"/>
        </w:rPr>
      </w:pPr>
      <w:r w:rsidR="0990309C">
        <w:rPr/>
        <w:t>Gestiegen</w:t>
      </w:r>
      <w:r w:rsidR="0990309C">
        <w:rPr/>
        <w:t xml:space="preserve"> </w:t>
      </w:r>
      <w:r w:rsidR="0990309C">
        <w:rPr/>
        <w:t>sind</w:t>
      </w:r>
      <w:r w:rsidR="0990309C">
        <w:rPr/>
        <w:t xml:space="preserve"> </w:t>
      </w:r>
      <w:r w:rsidR="0990309C">
        <w:rPr/>
        <w:t>auch</w:t>
      </w:r>
      <w:r w:rsidR="0990309C">
        <w:rPr/>
        <w:t xml:space="preserve"> die </w:t>
      </w:r>
      <w:r w:rsidR="0990309C">
        <w:rPr/>
        <w:t>Preise</w:t>
      </w:r>
      <w:r w:rsidR="0990309C">
        <w:rPr/>
        <w:t xml:space="preserve"> </w:t>
      </w:r>
      <w:r w:rsidR="0990309C">
        <w:rPr/>
        <w:t>für</w:t>
      </w:r>
      <w:r w:rsidR="0990309C">
        <w:rPr/>
        <w:t xml:space="preserve"> </w:t>
      </w:r>
      <w:r w:rsidR="0990309C">
        <w:rPr/>
        <w:t>Dienstleistungen</w:t>
      </w:r>
      <w:r w:rsidR="0990309C">
        <w:rPr/>
        <w:t xml:space="preserve"> </w:t>
      </w:r>
      <w:r w:rsidR="0990309C">
        <w:rPr/>
        <w:t>für</w:t>
      </w:r>
      <w:r w:rsidR="0990309C">
        <w:rPr/>
        <w:t xml:space="preserve"> die </w:t>
      </w:r>
      <w:r w:rsidR="0990309C">
        <w:rPr/>
        <w:t>Wohnungsreinigung</w:t>
      </w:r>
      <w:r w:rsidR="0990309C">
        <w:rPr/>
        <w:t xml:space="preserve">, </w:t>
      </w:r>
      <w:r w:rsidR="0990309C">
        <w:rPr/>
        <w:t>nämlich</w:t>
      </w:r>
      <w:r w:rsidR="0990309C">
        <w:rPr/>
        <w:t xml:space="preserve"> um 2,0</w:t>
      </w:r>
      <w:r w:rsidR="38EE5181">
        <w:rPr/>
        <w:t> </w:t>
      </w:r>
      <w:r w:rsidR="0990309C">
        <w:rPr/>
        <w:t>Prozent</w:t>
      </w:r>
      <w:r w:rsidR="0990309C">
        <w:rPr/>
        <w:t xml:space="preserve">*. Das </w:t>
      </w:r>
      <w:r w:rsidR="0990309C">
        <w:rPr/>
        <w:t>ist</w:t>
      </w:r>
      <w:r w:rsidR="0990309C">
        <w:rPr/>
        <w:t xml:space="preserve"> Rang 2 in der </w:t>
      </w:r>
      <w:r w:rsidR="0990309C">
        <w:rPr/>
        <w:t>Teuerungshitparade</w:t>
      </w:r>
      <w:r w:rsidR="0990309C">
        <w:rPr/>
        <w:t xml:space="preserve">. Der </w:t>
      </w:r>
      <w:r w:rsidR="0990309C">
        <w:rPr/>
        <w:t>Preisanstieg</w:t>
      </w:r>
      <w:r w:rsidR="0990309C">
        <w:rPr/>
        <w:t xml:space="preserve"> </w:t>
      </w:r>
      <w:r w:rsidR="0990309C">
        <w:rPr/>
        <w:t>für</w:t>
      </w:r>
      <w:r w:rsidR="0990309C">
        <w:rPr/>
        <w:t xml:space="preserve"> </w:t>
      </w:r>
      <w:r w:rsidR="0990309C">
        <w:rPr/>
        <w:t>Wohnungsmiete</w:t>
      </w:r>
      <w:r w:rsidR="36BF2C97">
        <w:rPr/>
        <w:t>n</w:t>
      </w:r>
      <w:r w:rsidR="0990309C">
        <w:rPr/>
        <w:t xml:space="preserve"> (plus 1,6 </w:t>
      </w:r>
      <w:r w:rsidR="0990309C">
        <w:rPr/>
        <w:t>Prozent</w:t>
      </w:r>
      <w:r w:rsidR="0990309C">
        <w:rPr/>
        <w:t xml:space="preserve">*) </w:t>
      </w:r>
      <w:r w:rsidR="0990309C">
        <w:rPr/>
        <w:t>war</w:t>
      </w:r>
      <w:r w:rsidR="0990309C">
        <w:rPr/>
        <w:t xml:space="preserve"> der </w:t>
      </w:r>
      <w:r w:rsidR="0990309C">
        <w:rPr/>
        <w:t>d</w:t>
      </w:r>
      <w:r w:rsidR="2772E614">
        <w:rPr/>
        <w:t>rittstärkste</w:t>
      </w:r>
      <w:r w:rsidR="16EDEAFA">
        <w:rPr/>
        <w:t>.</w:t>
      </w:r>
      <w:r w:rsidR="67473DD7">
        <w:rPr/>
        <w:t xml:space="preserve"> </w:t>
      </w:r>
      <w:r w:rsidR="67473DD7">
        <w:rPr/>
        <w:t>Auf</w:t>
      </w:r>
      <w:r w:rsidR="67473DD7">
        <w:rPr/>
        <w:t xml:space="preserve"> Rang 4 </w:t>
      </w:r>
      <w:r w:rsidR="67473DD7">
        <w:rPr/>
        <w:t>und</w:t>
      </w:r>
      <w:r w:rsidR="67473DD7">
        <w:rPr/>
        <w:t xml:space="preserve"> 5 </w:t>
      </w:r>
      <w:r w:rsidR="67473DD7">
        <w:rPr/>
        <w:t>folgen</w:t>
      </w:r>
      <w:r w:rsidR="67473DD7">
        <w:rPr/>
        <w:t xml:space="preserve"> </w:t>
      </w:r>
      <w:r w:rsidR="67473DD7">
        <w:rPr/>
        <w:t>Dienstleistungen</w:t>
      </w:r>
      <w:r w:rsidR="67473DD7">
        <w:rPr/>
        <w:t xml:space="preserve"> </w:t>
      </w:r>
      <w:r w:rsidR="67473DD7">
        <w:rPr/>
        <w:t>für</w:t>
      </w:r>
      <w:r w:rsidR="67473DD7">
        <w:rPr/>
        <w:t xml:space="preserve"> </w:t>
      </w:r>
      <w:r w:rsidR="67473DD7">
        <w:rPr/>
        <w:t>laufende</w:t>
      </w:r>
      <w:r w:rsidR="67473DD7">
        <w:rPr/>
        <w:t xml:space="preserve"> </w:t>
      </w:r>
      <w:r w:rsidR="67473DD7">
        <w:rPr/>
        <w:t>Wohnungsreparaturen</w:t>
      </w:r>
      <w:r w:rsidR="67473DD7">
        <w:rPr/>
        <w:t xml:space="preserve"> </w:t>
      </w:r>
      <w:r w:rsidR="67473DD7">
        <w:rPr/>
        <w:t>und</w:t>
      </w:r>
      <w:r w:rsidR="67473DD7">
        <w:rPr/>
        <w:t xml:space="preserve"> </w:t>
      </w:r>
      <w:r w:rsidR="67473DD7">
        <w:rPr/>
        <w:t>Dienstleistungen</w:t>
      </w:r>
      <w:r w:rsidR="67473DD7">
        <w:rPr/>
        <w:t xml:space="preserve"> </w:t>
      </w:r>
      <w:r w:rsidR="67473DD7">
        <w:rPr/>
        <w:t>für</w:t>
      </w:r>
      <w:r w:rsidR="67473DD7">
        <w:rPr/>
        <w:t xml:space="preserve"> die </w:t>
      </w:r>
      <w:r w:rsidR="67473DD7">
        <w:rPr/>
        <w:t>Versorgung</w:t>
      </w:r>
      <w:r w:rsidR="67473DD7">
        <w:rPr/>
        <w:t xml:space="preserve"> </w:t>
      </w:r>
      <w:r w:rsidR="67473DD7">
        <w:rPr/>
        <w:t>und</w:t>
      </w:r>
      <w:r w:rsidR="67473DD7">
        <w:rPr/>
        <w:t xml:space="preserve"> </w:t>
      </w:r>
      <w:r w:rsidR="4B03E345">
        <w:rPr/>
        <w:t xml:space="preserve">den </w:t>
      </w:r>
      <w:r w:rsidR="67473DD7">
        <w:rPr/>
        <w:t>Unterhalt</w:t>
      </w:r>
      <w:r w:rsidR="67473DD7">
        <w:rPr/>
        <w:t xml:space="preserve"> der </w:t>
      </w:r>
      <w:r w:rsidR="67473DD7">
        <w:rPr/>
        <w:t>Wohnung</w:t>
      </w:r>
      <w:r w:rsidR="67473DD7">
        <w:rPr/>
        <w:t xml:space="preserve"> mit plus 1,4 </w:t>
      </w:r>
      <w:r w:rsidR="67473DD7">
        <w:rPr/>
        <w:t>Prozent</w:t>
      </w:r>
      <w:r w:rsidR="2D99F308">
        <w:rPr/>
        <w:t>*</w:t>
      </w:r>
      <w:r w:rsidR="67473DD7">
        <w:rPr/>
        <w:t xml:space="preserve"> </w:t>
      </w:r>
      <w:r w:rsidR="67473DD7">
        <w:rPr/>
        <w:t>bzw</w:t>
      </w:r>
      <w:r w:rsidR="67473DD7">
        <w:rPr/>
        <w:t>.</w:t>
      </w:r>
      <w:r w:rsidR="382EAADB">
        <w:rPr/>
        <w:t xml:space="preserve"> 1,2 </w:t>
      </w:r>
      <w:r w:rsidR="382EAADB">
        <w:rPr/>
        <w:t>Prozent</w:t>
      </w:r>
      <w:r w:rsidR="7316C401">
        <w:rPr/>
        <w:t>*</w:t>
      </w:r>
      <w:r w:rsidR="382EAADB">
        <w:rPr/>
        <w:t>.</w:t>
      </w:r>
    </w:p>
    <w:p w:rsidR="16EDEAFA" w:rsidP="147E27BE" w:rsidRDefault="16EDEAFA" w14:paraId="7BE2FEF8" w14:textId="215AC346">
      <w:pPr>
        <w:pStyle w:val="Normal"/>
        <w:suppressLineNumbers w:val="0"/>
        <w:bidi w:val="0"/>
        <w:spacing w:before="360" w:beforeAutospacing="off" w:after="120" w:afterAutospacing="off" w:line="276" w:lineRule="auto"/>
        <w:ind w:left="0" w:right="0"/>
        <w:jc w:val="left"/>
        <w:rPr>
          <w:noProof w:val="0"/>
          <w:highlight w:val="yellow"/>
          <w:lang w:val="de-DE"/>
        </w:rPr>
      </w:pPr>
      <w:r w:rsidRPr="1F3F758D" w:rsidR="16EDEAFA">
        <w:rPr>
          <w:b w:val="1"/>
          <w:bCs w:val="1"/>
        </w:rPr>
        <w:t xml:space="preserve">Stärkster Preisrückgang gegenüber </w:t>
      </w:r>
      <w:r w:rsidRPr="1F3F758D" w:rsidR="667472A0">
        <w:rPr>
          <w:b w:val="1"/>
          <w:bCs w:val="1"/>
        </w:rPr>
        <w:t>November</w:t>
      </w:r>
      <w:r w:rsidRPr="1F3F758D" w:rsidR="60B90A30">
        <w:rPr>
          <w:b w:val="1"/>
          <w:bCs w:val="1"/>
        </w:rPr>
        <w:t xml:space="preserve"> 202</w:t>
      </w:r>
      <w:r w:rsidRPr="1F3F758D" w:rsidR="317C5C1C">
        <w:rPr>
          <w:b w:val="1"/>
          <w:bCs w:val="1"/>
        </w:rPr>
        <w:t>4</w:t>
      </w:r>
      <w:r w:rsidRPr="1F3F758D" w:rsidR="4297EBF9">
        <w:rPr>
          <w:b w:val="1"/>
          <w:bCs w:val="1"/>
        </w:rPr>
        <w:t xml:space="preserve"> bei Elektrizität</w:t>
      </w:r>
    </w:p>
    <w:p w:rsidR="317C5C1C" w:rsidP="147E27BE" w:rsidRDefault="317C5C1C" w14:paraId="13806A79" w14:textId="09B0AB3A">
      <w:pPr>
        <w:pStyle w:val="Normal"/>
        <w:suppressLineNumbers w:val="0"/>
        <w:bidi w:val="0"/>
        <w:spacing w:before="360" w:beforeAutospacing="off" w:after="120" w:afterAutospacing="off" w:line="276" w:lineRule="auto"/>
        <w:ind w:left="0" w:right="0"/>
        <w:jc w:val="left"/>
        <w:rPr>
          <w:noProof w:val="0"/>
          <w:highlight w:val="yellow"/>
          <w:lang w:val="de-DE"/>
        </w:rPr>
      </w:pPr>
      <w:r w:rsidRPr="1F3F758D" w:rsidR="317C5C1C">
        <w:rPr>
          <w:rFonts w:ascii="Arial" w:hAnsi="Arial" w:eastAsia="Arial" w:cs="Arial"/>
          <w:b w:val="0"/>
          <w:bCs w:val="0"/>
          <w:color w:val="auto"/>
        </w:rPr>
        <w:t>Vor 12 Monaten bezahlten Konsumierende für Elektrizität mehr als im November 2025</w:t>
      </w:r>
      <w:r w:rsidR="67744C98">
        <w:rPr/>
        <w:t xml:space="preserve">. </w:t>
      </w:r>
      <w:r w:rsidR="4FE3882B">
        <w:rPr/>
        <w:t>Gemäss</w:t>
      </w:r>
      <w:r w:rsidR="4FE3882B">
        <w:rPr/>
        <w:t xml:space="preserve"> der Comparis-Analyse sind die Preise im Vorjahresvergleich um 8,7 Prozent* gesunken.</w:t>
      </w:r>
    </w:p>
    <w:p xmlns:wp14="http://schemas.microsoft.com/office/word/2010/wordml" w:rsidR="00F359D5" w:rsidP="1F3F758D" w:rsidRDefault="00E3458B" w14:paraId="1EB217FD" wp14:textId="53142B62">
      <w:pPr>
        <w:pStyle w:val="Normal"/>
        <w:spacing w:before="240" w:after="240" w:line="276" w:lineRule="auto"/>
        <w:rPr>
          <w:noProof w:val="0"/>
          <w:lang w:val="de-DE"/>
        </w:rPr>
      </w:pPr>
      <w:r w:rsidR="7732C1DC">
        <w:rPr/>
        <w:t xml:space="preserve">Am zweitstärksten vergünstigten sich die Preise </w:t>
      </w:r>
      <w:r w:rsidR="4806867C">
        <w:rPr/>
        <w:t>für</w:t>
      </w:r>
      <w:r w:rsidR="7732C1DC">
        <w:rPr/>
        <w:t xml:space="preserve"> Bodenbeläge und Teppiche, sie lagen 6,9</w:t>
      </w:r>
      <w:r w:rsidR="141E015D">
        <w:rPr/>
        <w:t> </w:t>
      </w:r>
      <w:r w:rsidR="7732C1DC">
        <w:rPr/>
        <w:t>Prozent* tiefer als noch im November 2024. Weiter gesunken sind die Preise für Occa</w:t>
      </w:r>
      <w:r w:rsidR="0F15EC4A">
        <w:rPr/>
        <w:t>sionsautomobile (minus 5,4 Prozent*), Wohnzimmer</w:t>
      </w:r>
      <w:r w:rsidR="12707568">
        <w:rPr/>
        <w:t>-</w:t>
      </w:r>
      <w:r w:rsidR="0F15EC4A">
        <w:rPr/>
        <w:t xml:space="preserve"> und Büromöbel (minus 5,2 Prozent*) sowie Küchen- und Kochgeräte (minus </w:t>
      </w:r>
      <w:r w:rsidR="0F15EC4A">
        <w:rPr/>
        <w:t>4,6</w:t>
      </w:r>
      <w:r w:rsidR="0F15EC4A">
        <w:rPr/>
        <w:t xml:space="preserve"> Prozent*). </w:t>
      </w:r>
    </w:p>
    <w:p xmlns:wp14="http://schemas.microsoft.com/office/word/2010/wordml" w:rsidR="00F359D5" w:rsidP="10905983" w:rsidRDefault="00E3458B" w14:paraId="640D6F6C" wp14:textId="77777777">
      <w:pPr>
        <w:spacing w:before="360" w:after="120" w:line="276" w:lineRule="auto"/>
        <w:rPr>
          <w:b w:val="1"/>
          <w:bCs w:val="1"/>
          <w:noProof w:val="0"/>
          <w:lang w:val="de-DE"/>
        </w:rPr>
      </w:pPr>
      <w:r w:rsidRPr="1F3F758D" w:rsidR="00E3458B">
        <w:rPr>
          <w:b w:val="1"/>
          <w:bCs w:val="1"/>
        </w:rPr>
        <w:t>Höchste</w:t>
      </w:r>
      <w:r w:rsidRPr="1F3F758D" w:rsidR="00E3458B">
        <w:rPr>
          <w:b w:val="1"/>
          <w:bCs w:val="1"/>
        </w:rPr>
        <w:t xml:space="preserve"> </w:t>
      </w:r>
      <w:r w:rsidRPr="1F3F758D" w:rsidR="00E3458B">
        <w:rPr>
          <w:b w:val="1"/>
          <w:bCs w:val="1"/>
        </w:rPr>
        <w:t>Teuerung</w:t>
      </w:r>
      <w:r w:rsidRPr="1F3F758D" w:rsidR="00E3458B">
        <w:rPr>
          <w:b w:val="1"/>
          <w:bCs w:val="1"/>
        </w:rPr>
        <w:t xml:space="preserve"> </w:t>
      </w:r>
      <w:r w:rsidRPr="1F3F758D" w:rsidR="00E3458B">
        <w:rPr>
          <w:b w:val="1"/>
          <w:bCs w:val="1"/>
        </w:rPr>
        <w:t>bei</w:t>
      </w:r>
      <w:r w:rsidRPr="1F3F758D" w:rsidR="00E3458B">
        <w:rPr>
          <w:b w:val="1"/>
          <w:bCs w:val="1"/>
        </w:rPr>
        <w:t xml:space="preserve"> </w:t>
      </w:r>
      <w:r w:rsidRPr="1F3F758D" w:rsidR="00E3458B">
        <w:rPr>
          <w:b w:val="1"/>
          <w:bCs w:val="1"/>
        </w:rPr>
        <w:t>Einpersonenhaushalten</w:t>
      </w:r>
      <w:r w:rsidRPr="1F3F758D" w:rsidR="00E3458B">
        <w:rPr>
          <w:b w:val="1"/>
          <w:bCs w:val="1"/>
        </w:rPr>
        <w:t xml:space="preserve"> </w:t>
      </w:r>
      <w:r w:rsidRPr="1F3F758D" w:rsidR="00E3458B">
        <w:rPr>
          <w:b w:val="1"/>
          <w:bCs w:val="1"/>
        </w:rPr>
        <w:t>unter</w:t>
      </w:r>
      <w:r w:rsidRPr="1F3F758D" w:rsidR="00E3458B">
        <w:rPr>
          <w:b w:val="1"/>
          <w:bCs w:val="1"/>
        </w:rPr>
        <w:t xml:space="preserve"> 65 </w:t>
      </w:r>
      <w:r w:rsidRPr="1F3F758D" w:rsidR="00E3458B">
        <w:rPr>
          <w:b w:val="1"/>
          <w:bCs w:val="1"/>
        </w:rPr>
        <w:t>Jahren</w:t>
      </w:r>
    </w:p>
    <w:p xmlns:wp14="http://schemas.microsoft.com/office/word/2010/wordml" w:rsidR="00F359D5" w:rsidP="10905983" w:rsidRDefault="00E3458B" w14:paraId="27BEB047" wp14:textId="4F53E842">
      <w:pPr>
        <w:shd w:val="clear" w:color="auto" w:fill="FFFFFF" w:themeFill="background1"/>
        <w:spacing w:after="240" w:line="276" w:lineRule="auto"/>
        <w:rPr>
          <w:noProof w:val="0"/>
          <w:lang w:val="de-DE"/>
        </w:rPr>
      </w:pPr>
      <w:r w:rsidR="00E3458B">
        <w:rPr/>
        <w:t>Nach Haushaltstypen unterschieden, erlebten Einpersonenhaushalte im Alter von unter 65 Jahren in den letzten 12 Monaten die höchste Teuerung bei Wohnen und Mobilität. Sie fühlen aktuell eine Teuerungsrate von 0,</w:t>
      </w:r>
      <w:r w:rsidR="2DBD682C">
        <w:rPr/>
        <w:t>3</w:t>
      </w:r>
      <w:r w:rsidR="00E3458B">
        <w:rPr/>
        <w:t xml:space="preserve"> Prozent gegenüber dem Vorjahr. </w:t>
      </w:r>
      <w:r w:rsidR="173F6D1A">
        <w:rPr/>
        <w:t>Auch im November 2025 wurde für sie das Leben verglichen mit dem August 2025 noch einmal teurer, um 0,1 Prozent.</w:t>
      </w:r>
    </w:p>
    <w:p w:rsidR="28E9D0FB" w:rsidP="28E9D0FB" w:rsidRDefault="28E9D0FB" w14:paraId="7C076FF8" w14:textId="0F3B2F03">
      <w:pPr>
        <w:shd w:val="clear" w:color="auto" w:fill="FFFFFF" w:themeFill="background1"/>
        <w:spacing w:after="240" w:line="276" w:lineRule="auto"/>
        <w:rPr>
          <w:noProof w:val="0"/>
          <w:lang w:val="de-DE"/>
        </w:rPr>
      </w:pPr>
      <w:r w:rsidR="00E3458B">
        <w:rPr/>
        <w:t>Rein rechnerisch spüren Paare ab 65 Jahren ohne Kinder prozentual am wenigsten. Mit einem Indexstand von 111,2</w:t>
      </w:r>
      <w:r w:rsidR="38BCC91C">
        <w:rPr/>
        <w:t xml:space="preserve"> </w:t>
      </w:r>
      <w:r w:rsidR="00E3458B">
        <w:rPr/>
        <w:t>hat die gefühlte Teuerung in den Bereichen Wohnen und Mobilität bei ihnen in den letzten 12 Monaten sogar um 0,</w:t>
      </w:r>
      <w:r w:rsidR="10026207">
        <w:rPr/>
        <w:t>3</w:t>
      </w:r>
      <w:r w:rsidR="00E3458B">
        <w:rPr/>
        <w:t xml:space="preserve"> Prozent abgenommen. Im 3-Monats-Vergleich </w:t>
      </w:r>
      <w:r w:rsidR="096083BB">
        <w:rPr/>
        <w:t>ist</w:t>
      </w:r>
      <w:r w:rsidR="00E3458B">
        <w:rPr/>
        <w:t xml:space="preserve"> die Teuerung für sie im</w:t>
      </w:r>
      <w:r w:rsidR="274126A0">
        <w:rPr/>
        <w:t xml:space="preserve"> November</w:t>
      </w:r>
      <w:r w:rsidR="00E3458B">
        <w:rPr/>
        <w:t xml:space="preserve"> 2025 </w:t>
      </w:r>
      <w:r w:rsidR="64C42EED">
        <w:rPr/>
        <w:t>gleich</w:t>
      </w:r>
      <w:r w:rsidR="66DCA49C">
        <w:rPr/>
        <w:t xml:space="preserve"> hoch</w:t>
      </w:r>
      <w:r w:rsidR="64C42EED">
        <w:rPr/>
        <w:t xml:space="preserve"> geblieben</w:t>
      </w:r>
      <w:r w:rsidR="00E3458B">
        <w:rPr/>
        <w:t>.</w:t>
      </w:r>
    </w:p>
    <w:p xmlns:wp14="http://schemas.microsoft.com/office/word/2010/wordml" w:rsidR="00F359D5" w:rsidP="10905983" w:rsidRDefault="00E3458B" w14:paraId="7DB26883" wp14:textId="77777777">
      <w:pPr>
        <w:spacing w:before="360" w:after="120" w:line="276" w:lineRule="auto"/>
        <w:rPr>
          <w:b w:val="1"/>
          <w:bCs w:val="1"/>
          <w:noProof w:val="0"/>
          <w:lang w:val="de-DE"/>
        </w:rPr>
      </w:pPr>
      <w:r w:rsidRPr="1F3F758D" w:rsidR="00E3458B">
        <w:rPr>
          <w:b w:val="1"/>
          <w:bCs w:val="1"/>
        </w:rPr>
        <w:t>Tiefste</w:t>
      </w:r>
      <w:r w:rsidRPr="1F3F758D" w:rsidR="00E3458B">
        <w:rPr>
          <w:b w:val="1"/>
          <w:bCs w:val="1"/>
        </w:rPr>
        <w:t xml:space="preserve"> </w:t>
      </w:r>
      <w:r w:rsidRPr="1F3F758D" w:rsidR="00E3458B">
        <w:rPr>
          <w:b w:val="1"/>
          <w:bCs w:val="1"/>
        </w:rPr>
        <w:t>Einkommensklasse</w:t>
      </w:r>
      <w:r w:rsidRPr="1F3F758D" w:rsidR="00E3458B">
        <w:rPr>
          <w:b w:val="1"/>
          <w:bCs w:val="1"/>
        </w:rPr>
        <w:t xml:space="preserve"> </w:t>
      </w:r>
      <w:r w:rsidRPr="1F3F758D" w:rsidR="00E3458B">
        <w:rPr>
          <w:b w:val="1"/>
          <w:bCs w:val="1"/>
        </w:rPr>
        <w:t>spürt</w:t>
      </w:r>
      <w:r w:rsidRPr="1F3F758D" w:rsidR="00E3458B">
        <w:rPr>
          <w:b w:val="1"/>
          <w:bCs w:val="1"/>
        </w:rPr>
        <w:t xml:space="preserve"> die </w:t>
      </w:r>
      <w:r w:rsidRPr="1F3F758D" w:rsidR="00E3458B">
        <w:rPr>
          <w:b w:val="1"/>
          <w:bCs w:val="1"/>
        </w:rPr>
        <w:t>Teuerung</w:t>
      </w:r>
      <w:r w:rsidRPr="1F3F758D" w:rsidR="00E3458B">
        <w:rPr>
          <w:b w:val="1"/>
          <w:bCs w:val="1"/>
        </w:rPr>
        <w:t xml:space="preserve"> </w:t>
      </w:r>
      <w:r w:rsidRPr="1F3F758D" w:rsidR="00E3458B">
        <w:rPr>
          <w:b w:val="1"/>
          <w:bCs w:val="1"/>
        </w:rPr>
        <w:t>am</w:t>
      </w:r>
      <w:r w:rsidRPr="1F3F758D" w:rsidR="00E3458B">
        <w:rPr>
          <w:b w:val="1"/>
          <w:bCs w:val="1"/>
        </w:rPr>
        <w:t xml:space="preserve"> </w:t>
      </w:r>
      <w:r w:rsidRPr="1F3F758D" w:rsidR="00E3458B">
        <w:rPr>
          <w:b w:val="1"/>
          <w:bCs w:val="1"/>
        </w:rPr>
        <w:t>meisten</w:t>
      </w:r>
    </w:p>
    <w:p xmlns:wp14="http://schemas.microsoft.com/office/word/2010/wordml" w:rsidR="00F359D5" w:rsidP="10905983" w:rsidRDefault="00E3458B" w14:paraId="1E18E5C9" wp14:textId="12270BEE">
      <w:pPr>
        <w:shd w:val="clear" w:color="auto" w:fill="FFFFFF" w:themeFill="background1"/>
        <w:spacing w:after="240" w:line="276" w:lineRule="auto"/>
        <w:rPr>
          <w:noProof w:val="0"/>
          <w:lang w:val="de-DE"/>
        </w:rPr>
      </w:pPr>
      <w:r w:rsidR="00E3458B">
        <w:rPr/>
        <w:t xml:space="preserve">In den Einkommensklassen zeigt sich: Das Leben hat sich im Vergleich zum Vorjahr für die tiefste Einkommensklasse am stärksten verteuert. Der </w:t>
      </w:r>
      <w:r w:rsidR="00E3458B">
        <w:rPr/>
        <w:t>Womo</w:t>
      </w:r>
      <w:r w:rsidR="00E3458B">
        <w:rPr/>
        <w:t>-Preisindex ist für diese Klasse um 0,</w:t>
      </w:r>
      <w:r w:rsidR="47190F5B">
        <w:rPr/>
        <w:t>2</w:t>
      </w:r>
      <w:r w:rsidR="00E3458B">
        <w:rPr/>
        <w:t xml:space="preserve"> Prozent gestiegen. Verglichen mit </w:t>
      </w:r>
      <w:r w:rsidR="08308275">
        <w:rPr/>
        <w:t>August</w:t>
      </w:r>
      <w:r w:rsidR="00E3458B">
        <w:rPr/>
        <w:t xml:space="preserve"> 2025 </w:t>
      </w:r>
      <w:r w:rsidR="797B004C">
        <w:rPr/>
        <w:t>lag</w:t>
      </w:r>
      <w:r w:rsidR="00E3458B">
        <w:rPr/>
        <w:t xml:space="preserve"> die Teuerung </w:t>
      </w:r>
      <w:r w:rsidR="6088C061">
        <w:rPr/>
        <w:t>bei plus 0,1 Prozent</w:t>
      </w:r>
      <w:r w:rsidR="00E3458B">
        <w:rPr/>
        <w:t>.</w:t>
      </w:r>
    </w:p>
    <w:p xmlns:wp14="http://schemas.microsoft.com/office/word/2010/wordml" w:rsidR="00F359D5" w:rsidP="10905983" w:rsidRDefault="00F359D5" w14:paraId="6A05A809" wp14:textId="22D79FF4">
      <w:pPr>
        <w:shd w:val="clear" w:color="auto" w:fill="FFFFFF" w:themeFill="background1"/>
        <w:spacing w:after="240" w:line="276" w:lineRule="auto"/>
        <w:rPr>
          <w:noProof w:val="0"/>
          <w:lang w:val="de-DE"/>
        </w:rPr>
      </w:pPr>
      <w:r w:rsidR="00E3458B">
        <w:rPr/>
        <w:t xml:space="preserve">Kaum von der Teuerung betroffen war die </w:t>
      </w:r>
      <w:r w:rsidR="334D0DD3">
        <w:rPr/>
        <w:t>höchste</w:t>
      </w:r>
      <w:r w:rsidR="00E3458B">
        <w:rPr/>
        <w:t xml:space="preserve"> Einkommensklasse. Im Vergleich zum Vorjahr sind die Preise für sie um 0,2 Prozent gesunken. In den letzten 3 Monaten</w:t>
      </w:r>
      <w:r w:rsidR="53F775D4">
        <w:rPr/>
        <w:t xml:space="preserve"> blieb</w:t>
      </w:r>
      <w:r w:rsidR="00E3458B">
        <w:rPr/>
        <w:t xml:space="preserve"> der Konsum für die </w:t>
      </w:r>
      <w:r w:rsidR="43D22946">
        <w:rPr/>
        <w:t xml:space="preserve">höchste </w:t>
      </w:r>
      <w:r w:rsidR="00E3458B">
        <w:rPr/>
        <w:t>Einkommensklasse</w:t>
      </w:r>
      <w:r w:rsidR="02F45884">
        <w:rPr/>
        <w:t xml:space="preserve"> preislich unverändert</w:t>
      </w:r>
      <w:r w:rsidR="00E3458B">
        <w:rPr/>
        <w:t>.</w:t>
      </w:r>
    </w:p>
    <w:p xmlns:wp14="http://schemas.microsoft.com/office/word/2010/wordml" w:rsidR="00F359D5" w:rsidP="1F3F758D" w:rsidRDefault="00E3458B" w14:paraId="5A39BBE3" wp14:textId="5614235F">
      <w:pPr>
        <w:pStyle w:val="Normal"/>
      </w:pPr>
      <w:r w:rsidR="0BD73205">
        <w:drawing>
          <wp:inline xmlns:wp14="http://schemas.microsoft.com/office/word/2010/wordprocessingDrawing" wp14:editId="73F3C64B" wp14:anchorId="2DE5E639">
            <wp:extent cx="5534025" cy="5467350"/>
            <wp:effectExtent l="0" t="0" r="0" b="0"/>
            <wp:docPr id="1463682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3682937" name="Picture 1463682937"/>
                    <pic:cNvPicPr/>
                  </pic:nvPicPr>
                  <pic:blipFill>
                    <a:blip xmlns:r="http://schemas.openxmlformats.org/officeDocument/2006/relationships" r:embed="rId981661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359D5" w:rsidRDefault="00E3458B" w14:paraId="136A23BF" wp14:textId="089AD1B8">
      <w:hyperlink r:id="R27e6284497f64650">
        <w:r w:rsidRPr="1F3F758D" w:rsidR="00E3458B">
          <w:rPr>
            <w:rStyle w:val="Hyperlink"/>
            <w:i w:val="1"/>
            <w:iCs w:val="1"/>
          </w:rPr>
          <w:t>Link zur Tabelle (Embed-Code im Anhang)</w:t>
        </w:r>
      </w:hyperlink>
    </w:p>
    <w:p xmlns:wp14="http://schemas.microsoft.com/office/word/2010/wordml" w:rsidR="00F359D5" w:rsidRDefault="00F359D5" w14:paraId="41C8F396" wp14:textId="77777777"/>
    <w:tbl>
      <w:tblPr>
        <w:tblStyle w:val="a8"/>
        <w:tblW w:w="8790" w:type="dxa"/>
        <w:tblInd w:w="-9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8790"/>
      </w:tblGrid>
      <w:tr xmlns:wp14="http://schemas.microsoft.com/office/word/2010/wordml" w:rsidR="00F359D5" w:rsidTr="1F3F758D" w14:paraId="574EC5D9" wp14:textId="77777777">
        <w:trPr>
          <w:trHeight w:val="5010"/>
        </w:trPr>
        <w:tc>
          <w:tcPr>
            <w:tcW w:w="8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59D5" w:rsidP="1F3F758D" w:rsidRDefault="00E3458B" w14:paraId="71E9CB9E" wp14:textId="11A45586">
            <w:pPr>
              <w:pStyle w:val="Normal"/>
              <w:widowControl w:val="0"/>
              <w:rPr>
                <w:noProof w:val="0"/>
                <w:lang w:val="de-DE"/>
              </w:rPr>
            </w:pPr>
            <w:r w:rsidRPr="1F3F758D" w:rsidR="00E3458B">
              <w:rPr>
                <w:b w:val="1"/>
                <w:bCs w:val="1"/>
              </w:rPr>
              <w:t>*Comparis-</w:t>
            </w:r>
            <w:r w:rsidRPr="1F3F758D" w:rsidR="00E3458B">
              <w:rPr>
                <w:b w:val="1"/>
                <w:bCs w:val="1"/>
              </w:rPr>
              <w:t>Womo</w:t>
            </w:r>
            <w:r w:rsidRPr="1F3F758D" w:rsidR="00E3458B">
              <w:rPr>
                <w:b w:val="1"/>
                <w:bCs w:val="1"/>
              </w:rPr>
              <w:t>-Preisindex</w:t>
            </w:r>
            <w:r>
              <w:br/>
            </w:r>
            <w:r>
              <w:br/>
            </w:r>
            <w:r w:rsidR="00E3458B">
              <w:rPr/>
              <w:t xml:space="preserve">Der </w:t>
            </w:r>
            <w:r w:rsidR="00E3458B">
              <w:rPr/>
              <w:t>Landesindex</w:t>
            </w:r>
            <w:r w:rsidR="00E3458B">
              <w:rPr/>
              <w:t xml:space="preserve"> der </w:t>
            </w:r>
            <w:r w:rsidR="00E3458B">
              <w:rPr/>
              <w:t>Konsumentenpreise</w:t>
            </w:r>
            <w:r w:rsidR="00E3458B">
              <w:rPr/>
              <w:t xml:space="preserve"> (LIK) </w:t>
            </w:r>
            <w:r w:rsidR="00E3458B">
              <w:rPr/>
              <w:t>misst</w:t>
            </w:r>
            <w:r w:rsidR="00E3458B">
              <w:rPr/>
              <w:t xml:space="preserve"> </w:t>
            </w:r>
            <w:r w:rsidR="00E3458B">
              <w:rPr/>
              <w:t>Preisveränderungen</w:t>
            </w:r>
            <w:r w:rsidR="00E3458B">
              <w:rPr/>
              <w:t xml:space="preserve"> </w:t>
            </w:r>
            <w:r w:rsidR="00E3458B">
              <w:rPr/>
              <w:t>anhand</w:t>
            </w:r>
            <w:r w:rsidR="00E3458B">
              <w:rPr/>
              <w:t xml:space="preserve"> </w:t>
            </w:r>
            <w:r w:rsidR="00E3458B">
              <w:rPr/>
              <w:t>eines</w:t>
            </w:r>
            <w:r w:rsidR="00E3458B">
              <w:rPr/>
              <w:t xml:space="preserve"> </w:t>
            </w:r>
            <w:r w:rsidR="00E3458B">
              <w:rPr/>
              <w:t>repräsentativen</w:t>
            </w:r>
            <w:r w:rsidR="00E3458B">
              <w:rPr/>
              <w:t xml:space="preserve"> </w:t>
            </w:r>
            <w:r w:rsidR="00E3458B">
              <w:rPr/>
              <w:t>Warenkorbs</w:t>
            </w:r>
            <w:r w:rsidR="00E3458B">
              <w:rPr/>
              <w:t xml:space="preserve"> von </w:t>
            </w:r>
            <w:r w:rsidR="00E3458B">
              <w:rPr/>
              <w:t>rund</w:t>
            </w:r>
            <w:r w:rsidR="00E3458B">
              <w:rPr/>
              <w:t xml:space="preserve"> 1’</w:t>
            </w:r>
            <w:r w:rsidR="00E3458B">
              <w:rPr/>
              <w:t xml:space="preserve">050 </w:t>
            </w:r>
            <w:r w:rsidR="00E3458B">
              <w:rPr/>
              <w:t>Waren</w:t>
            </w:r>
            <w:r w:rsidR="00E3458B">
              <w:rPr/>
              <w:t xml:space="preserve"> </w:t>
            </w:r>
            <w:r w:rsidR="00E3458B">
              <w:rPr/>
              <w:t>und</w:t>
            </w:r>
            <w:r w:rsidR="00E3458B">
              <w:rPr/>
              <w:t xml:space="preserve"> </w:t>
            </w:r>
            <w:r w:rsidR="00E3458B">
              <w:rPr/>
              <w:t>Dienstleistungen</w:t>
            </w:r>
            <w:r w:rsidR="00E3458B">
              <w:rPr/>
              <w:t xml:space="preserve">. </w:t>
            </w:r>
            <w:r w:rsidR="00E3458B">
              <w:rPr/>
              <w:t>Eine</w:t>
            </w:r>
            <w:r w:rsidR="00E3458B">
              <w:rPr/>
              <w:t xml:space="preserve"> </w:t>
            </w:r>
            <w:r w:rsidR="00E3458B">
              <w:rPr/>
              <w:t>anhaltende</w:t>
            </w:r>
            <w:r w:rsidR="00E3458B">
              <w:rPr/>
              <w:t xml:space="preserve"> </w:t>
            </w:r>
            <w:r w:rsidR="00E3458B">
              <w:rPr/>
              <w:t>Abnahme</w:t>
            </w:r>
            <w:r w:rsidR="00E3458B">
              <w:rPr/>
              <w:t xml:space="preserve"> des </w:t>
            </w:r>
            <w:r w:rsidR="00E3458B">
              <w:rPr/>
              <w:t>Geldwertes</w:t>
            </w:r>
            <w:r w:rsidR="00E3458B">
              <w:rPr/>
              <w:t xml:space="preserve"> </w:t>
            </w:r>
            <w:r w:rsidR="00E3458B">
              <w:rPr/>
              <w:t>bzw</w:t>
            </w:r>
            <w:r w:rsidR="00E3458B">
              <w:rPr/>
              <w:t xml:space="preserve">. </w:t>
            </w:r>
            <w:r w:rsidR="00E3458B">
              <w:rPr/>
              <w:t>eine</w:t>
            </w:r>
            <w:r w:rsidR="00E3458B">
              <w:rPr/>
              <w:t xml:space="preserve"> </w:t>
            </w:r>
            <w:r w:rsidR="00E3458B">
              <w:rPr/>
              <w:t>Erhöhung</w:t>
            </w:r>
            <w:r w:rsidR="00E3458B">
              <w:rPr/>
              <w:t xml:space="preserve"> des </w:t>
            </w:r>
            <w:r w:rsidR="00E3458B">
              <w:rPr/>
              <w:t>durchschnittlichen</w:t>
            </w:r>
            <w:r w:rsidR="00E3458B">
              <w:rPr/>
              <w:t xml:space="preserve"> </w:t>
            </w:r>
            <w:r w:rsidR="00E3458B">
              <w:rPr/>
              <w:t>Preisniveaus</w:t>
            </w:r>
            <w:r w:rsidR="00E3458B">
              <w:rPr/>
              <w:t xml:space="preserve"> </w:t>
            </w:r>
            <w:r w:rsidR="00E3458B">
              <w:rPr/>
              <w:t>bezeichnet</w:t>
            </w:r>
            <w:r w:rsidR="00E3458B">
              <w:rPr/>
              <w:t xml:space="preserve"> </w:t>
            </w:r>
            <w:r w:rsidR="00E3458B">
              <w:rPr/>
              <w:t>dabei</w:t>
            </w:r>
            <w:r w:rsidR="00E3458B">
              <w:rPr/>
              <w:t xml:space="preserve"> die Inflation. Der LIK </w:t>
            </w:r>
            <w:r w:rsidR="00E3458B">
              <w:rPr/>
              <w:t>umfasst</w:t>
            </w:r>
            <w:r w:rsidR="00E3458B">
              <w:rPr/>
              <w:t xml:space="preserve"> 12 </w:t>
            </w:r>
            <w:r w:rsidR="00E3458B">
              <w:rPr/>
              <w:t>Hauptkategorien</w:t>
            </w:r>
            <w:r w:rsidR="00E3458B">
              <w:rPr/>
              <w:t xml:space="preserve">, </w:t>
            </w:r>
            <w:r w:rsidR="00E3458B">
              <w:rPr/>
              <w:t>darunter</w:t>
            </w:r>
            <w:r w:rsidR="00E3458B">
              <w:rPr/>
              <w:t xml:space="preserve"> </w:t>
            </w:r>
            <w:r w:rsidR="00E3458B">
              <w:rPr/>
              <w:t>auch</w:t>
            </w:r>
            <w:r w:rsidR="00E3458B">
              <w:rPr/>
              <w:t xml:space="preserve"> </w:t>
            </w:r>
            <w:r w:rsidR="00E3458B">
              <w:rPr/>
              <w:t>langfristige</w:t>
            </w:r>
            <w:r w:rsidR="00E3458B">
              <w:rPr/>
              <w:t xml:space="preserve"> </w:t>
            </w:r>
            <w:r w:rsidR="00E3458B">
              <w:rPr/>
              <w:t>Investitionen</w:t>
            </w:r>
            <w:r w:rsidR="00E3458B">
              <w:rPr/>
              <w:t xml:space="preserve"> </w:t>
            </w:r>
            <w:r w:rsidR="00E3458B">
              <w:rPr/>
              <w:t>und</w:t>
            </w:r>
            <w:r w:rsidR="00E3458B">
              <w:rPr/>
              <w:t xml:space="preserve"> </w:t>
            </w:r>
            <w:r w:rsidR="00E3458B">
              <w:rPr/>
              <w:t>Wohnungsmieten</w:t>
            </w:r>
            <w:r w:rsidR="00E3458B">
              <w:rPr/>
              <w:t xml:space="preserve">. </w:t>
            </w:r>
            <w:r w:rsidR="00E3458B">
              <w:rPr/>
              <w:t>Grosse</w:t>
            </w:r>
            <w:r w:rsidR="00E3458B">
              <w:rPr/>
              <w:t xml:space="preserve"> </w:t>
            </w:r>
            <w:r w:rsidR="00E3458B">
              <w:rPr/>
              <w:t>Ausgabenposten</w:t>
            </w:r>
            <w:r w:rsidR="00E3458B">
              <w:rPr/>
              <w:t xml:space="preserve">, </w:t>
            </w:r>
            <w:r w:rsidR="00E3458B">
              <w:rPr/>
              <w:t>wie</w:t>
            </w:r>
            <w:r w:rsidR="00E3458B">
              <w:rPr/>
              <w:t xml:space="preserve"> </w:t>
            </w:r>
            <w:r w:rsidR="00E3458B">
              <w:rPr/>
              <w:t>etwa</w:t>
            </w:r>
            <w:r w:rsidR="00E3458B">
              <w:rPr/>
              <w:t xml:space="preserve"> die </w:t>
            </w:r>
            <w:r w:rsidR="00E3458B">
              <w:rPr/>
              <w:t>Prämien</w:t>
            </w:r>
            <w:r w:rsidR="00E3458B">
              <w:rPr/>
              <w:t xml:space="preserve"> </w:t>
            </w:r>
            <w:r w:rsidR="00E3458B">
              <w:rPr/>
              <w:t>für</w:t>
            </w:r>
            <w:r w:rsidR="00E3458B">
              <w:rPr/>
              <w:t xml:space="preserve"> die </w:t>
            </w:r>
            <w:r w:rsidR="00E3458B">
              <w:rPr/>
              <w:t>Sozialversicherungen</w:t>
            </w:r>
            <w:r w:rsidR="00E3458B">
              <w:rPr/>
              <w:t xml:space="preserve"> </w:t>
            </w:r>
            <w:r w:rsidR="00E3458B">
              <w:rPr/>
              <w:t>oder</w:t>
            </w:r>
            <w:r w:rsidR="00E3458B">
              <w:rPr/>
              <w:t xml:space="preserve"> die </w:t>
            </w:r>
            <w:r w:rsidR="00E3458B">
              <w:rPr/>
              <w:t>direkten</w:t>
            </w:r>
            <w:r w:rsidR="00E3458B">
              <w:rPr/>
              <w:t xml:space="preserve"> </w:t>
            </w:r>
            <w:r w:rsidR="00E3458B">
              <w:rPr/>
              <w:t>Steuern</w:t>
            </w:r>
            <w:r w:rsidR="00E3458B">
              <w:rPr/>
              <w:t xml:space="preserve">, </w:t>
            </w:r>
            <w:r w:rsidR="00E3458B">
              <w:rPr/>
              <w:t>sind</w:t>
            </w:r>
            <w:r w:rsidR="00E3458B">
              <w:rPr/>
              <w:t xml:space="preserve"> </w:t>
            </w:r>
            <w:r w:rsidR="00E3458B">
              <w:rPr/>
              <w:t>demgegenüber</w:t>
            </w:r>
            <w:r w:rsidR="00E3458B">
              <w:rPr/>
              <w:t xml:space="preserve"> </w:t>
            </w:r>
            <w:r w:rsidR="00E3458B">
              <w:rPr/>
              <w:t>nicht</w:t>
            </w:r>
            <w:r w:rsidR="00E3458B">
              <w:rPr/>
              <w:t xml:space="preserve"> </w:t>
            </w:r>
            <w:r w:rsidR="00E3458B">
              <w:rPr/>
              <w:t>erfasst</w:t>
            </w:r>
            <w:r w:rsidR="00E3458B">
              <w:rPr/>
              <w:t>. De</w:t>
            </w:r>
            <w:r w:rsidR="00E3458B">
              <w:rPr/>
              <w:t xml:space="preserve">r LIK </w:t>
            </w:r>
            <w:r w:rsidR="00E3458B">
              <w:rPr/>
              <w:t>widerspiegelt</w:t>
            </w:r>
            <w:r w:rsidR="00E3458B">
              <w:rPr/>
              <w:t xml:space="preserve"> </w:t>
            </w:r>
            <w:r w:rsidR="00E3458B">
              <w:rPr/>
              <w:t>somit</w:t>
            </w:r>
            <w:r w:rsidR="00E3458B">
              <w:rPr/>
              <w:t xml:space="preserve"> </w:t>
            </w:r>
            <w:r w:rsidR="00E3458B">
              <w:rPr/>
              <w:t>nicht</w:t>
            </w:r>
            <w:r w:rsidR="00E3458B">
              <w:rPr/>
              <w:t xml:space="preserve"> die </w:t>
            </w:r>
            <w:r w:rsidR="00E3458B">
              <w:rPr/>
              <w:t>tatsächlich</w:t>
            </w:r>
            <w:r w:rsidR="00E3458B">
              <w:rPr/>
              <w:t xml:space="preserve"> </w:t>
            </w:r>
            <w:r w:rsidR="00E3458B">
              <w:rPr/>
              <w:t>gefühlte</w:t>
            </w:r>
            <w:r w:rsidR="00E3458B">
              <w:rPr/>
              <w:t xml:space="preserve"> </w:t>
            </w:r>
            <w:r w:rsidR="00E3458B">
              <w:rPr/>
              <w:t>Teuerung</w:t>
            </w:r>
            <w:r w:rsidR="00E3458B">
              <w:rPr/>
              <w:t xml:space="preserve"> der </w:t>
            </w:r>
            <w:r w:rsidR="00E3458B">
              <w:rPr/>
              <w:t>Konsumentinnen</w:t>
            </w:r>
            <w:r w:rsidR="00E3458B">
              <w:rPr/>
              <w:t xml:space="preserve"> </w:t>
            </w:r>
            <w:r w:rsidR="00E3458B">
              <w:rPr/>
              <w:t>und</w:t>
            </w:r>
            <w:r w:rsidR="00E3458B">
              <w:rPr/>
              <w:t xml:space="preserve"> </w:t>
            </w:r>
            <w:r w:rsidR="00E3458B">
              <w:rPr/>
              <w:t>Konsumenten</w:t>
            </w:r>
            <w:r w:rsidR="00E3458B">
              <w:rPr/>
              <w:t>.</w:t>
            </w:r>
            <w:r>
              <w:br/>
            </w:r>
            <w:r>
              <w:br/>
            </w:r>
            <w:r w:rsidR="00E3458B">
              <w:rPr/>
              <w:t xml:space="preserve">Der </w:t>
            </w:r>
            <w:r w:rsidR="00E3458B">
              <w:rPr/>
              <w:t>Comparis-</w:t>
            </w:r>
            <w:r w:rsidR="00E3458B">
              <w:rPr/>
              <w:t>Womo</w:t>
            </w:r>
            <w:r w:rsidR="00E3458B">
              <w:rPr/>
              <w:t>-Preisindex</w:t>
            </w:r>
            <w:r w:rsidR="00E3458B">
              <w:rPr/>
              <w:t xml:space="preserve"> in </w:t>
            </w:r>
            <w:r w:rsidR="00E3458B">
              <w:rPr/>
              <w:t>Zusammenarbeit</w:t>
            </w:r>
            <w:r w:rsidR="00E3458B">
              <w:rPr/>
              <w:t xml:space="preserve"> </w:t>
            </w:r>
            <w:r w:rsidR="143C50D0">
              <w:rPr/>
              <w:t>mit dem KOF-Institut der ETH-Zürich</w:t>
            </w:r>
            <w:r w:rsidR="00E3458B">
              <w:rPr/>
              <w:t xml:space="preserve"> </w:t>
            </w:r>
            <w:r w:rsidR="00E3458B">
              <w:rPr/>
              <w:t>bildet</w:t>
            </w:r>
            <w:r w:rsidR="00E3458B">
              <w:rPr/>
              <w:t xml:space="preserve"> die Inflation </w:t>
            </w:r>
            <w:r w:rsidR="00E3458B">
              <w:rPr/>
              <w:t>ausschliesslich</w:t>
            </w:r>
            <w:r w:rsidR="00E3458B">
              <w:rPr/>
              <w:t xml:space="preserve"> in den </w:t>
            </w:r>
            <w:r w:rsidR="00E3458B">
              <w:rPr/>
              <w:t>Bereichen</w:t>
            </w:r>
            <w:r w:rsidR="00E3458B">
              <w:rPr/>
              <w:t xml:space="preserve"> </w:t>
            </w:r>
            <w:r w:rsidR="00E3458B">
              <w:rPr/>
              <w:t>Wohnen</w:t>
            </w:r>
            <w:r w:rsidR="00E3458B">
              <w:rPr/>
              <w:t xml:space="preserve"> </w:t>
            </w:r>
            <w:r w:rsidR="00E3458B">
              <w:rPr/>
              <w:t>und</w:t>
            </w:r>
            <w:r w:rsidR="00E3458B">
              <w:rPr/>
              <w:t xml:space="preserve"> </w:t>
            </w:r>
            <w:r w:rsidR="00E3458B">
              <w:rPr/>
              <w:t>Mobilität</w:t>
            </w:r>
            <w:r w:rsidR="00E3458B">
              <w:rPr/>
              <w:t xml:space="preserve"> ab. </w:t>
            </w:r>
            <w:r w:rsidR="00E3458B">
              <w:rPr/>
              <w:t>Zudem</w:t>
            </w:r>
            <w:r w:rsidR="00E3458B">
              <w:rPr/>
              <w:t xml:space="preserve"> </w:t>
            </w:r>
            <w:r w:rsidR="00E3458B">
              <w:rPr/>
              <w:t>werden</w:t>
            </w:r>
            <w:r w:rsidR="00E3458B">
              <w:rPr/>
              <w:t xml:space="preserve"> </w:t>
            </w:r>
            <w:r w:rsidR="00E3458B">
              <w:rPr/>
              <w:t>explizit</w:t>
            </w:r>
            <w:r w:rsidR="00E3458B">
              <w:rPr/>
              <w:t xml:space="preserve"> </w:t>
            </w:r>
            <w:r w:rsidR="00E3458B">
              <w:rPr/>
              <w:t>einzelne</w:t>
            </w:r>
            <w:r w:rsidR="00E3458B">
              <w:rPr/>
              <w:t xml:space="preserve"> </w:t>
            </w:r>
            <w:r w:rsidR="00E3458B">
              <w:rPr/>
              <w:t>Haushaltsgruppen</w:t>
            </w:r>
            <w:r w:rsidR="00E3458B">
              <w:rPr/>
              <w:t xml:space="preserve">, </w:t>
            </w:r>
            <w:r w:rsidR="00E3458B">
              <w:rPr/>
              <w:t>Einkommensklassen</w:t>
            </w:r>
            <w:r w:rsidR="00E3458B">
              <w:rPr/>
              <w:t xml:space="preserve"> </w:t>
            </w:r>
            <w:r w:rsidR="00E3458B">
              <w:rPr/>
              <w:t>und</w:t>
            </w:r>
            <w:r w:rsidR="00E3458B">
              <w:rPr/>
              <w:t xml:space="preserve"> </w:t>
            </w:r>
            <w:r w:rsidR="00E3458B">
              <w:rPr/>
              <w:t>Sprachregionen</w:t>
            </w:r>
            <w:r w:rsidR="00E3458B">
              <w:rPr/>
              <w:t xml:space="preserve"> </w:t>
            </w:r>
            <w:r w:rsidR="00E3458B">
              <w:rPr/>
              <w:t>berücksichtigt</w:t>
            </w:r>
            <w:r w:rsidR="00E3458B">
              <w:rPr/>
              <w:t xml:space="preserve">. </w:t>
            </w:r>
            <w:r w:rsidR="00E3458B">
              <w:rPr/>
              <w:t>Weiter</w:t>
            </w:r>
            <w:r w:rsidR="00E3458B">
              <w:rPr/>
              <w:t xml:space="preserve"> </w:t>
            </w:r>
            <w:r w:rsidR="00E3458B">
              <w:rPr/>
              <w:t>wird</w:t>
            </w:r>
            <w:r w:rsidR="00E3458B">
              <w:rPr/>
              <w:t xml:space="preserve"> </w:t>
            </w:r>
            <w:r w:rsidR="00E3458B">
              <w:rPr/>
              <w:t>ein</w:t>
            </w:r>
            <w:r w:rsidR="00E3458B">
              <w:rPr/>
              <w:t xml:space="preserve"> </w:t>
            </w:r>
            <w:r w:rsidR="00E3458B">
              <w:rPr/>
              <w:t>geglätteter</w:t>
            </w:r>
            <w:r w:rsidR="00E3458B">
              <w:rPr/>
              <w:t xml:space="preserve"> 20-Jahres-Preisvergleich </w:t>
            </w:r>
            <w:r w:rsidR="00E3458B">
              <w:rPr/>
              <w:t>berechnet</w:t>
            </w:r>
            <w:r w:rsidR="00E3458B">
              <w:rPr/>
              <w:t xml:space="preserve"> </w:t>
            </w:r>
            <w:r w:rsidR="00E3458B">
              <w:rPr/>
              <w:t>sowie</w:t>
            </w:r>
            <w:r w:rsidR="00E3458B">
              <w:rPr/>
              <w:t xml:space="preserve"> </w:t>
            </w:r>
            <w:r w:rsidR="00E3458B">
              <w:rPr/>
              <w:t>eigene</w:t>
            </w:r>
            <w:r w:rsidR="00E3458B">
              <w:rPr/>
              <w:t xml:space="preserve"> </w:t>
            </w:r>
            <w:r w:rsidR="00E3458B">
              <w:rPr/>
              <w:t>Berechnungen</w:t>
            </w:r>
            <w:r w:rsidR="00E3458B">
              <w:rPr/>
              <w:t xml:space="preserve"> </w:t>
            </w:r>
            <w:r w:rsidR="00E3458B">
              <w:rPr/>
              <w:t>für</w:t>
            </w:r>
            <w:r w:rsidR="00E3458B">
              <w:rPr/>
              <w:t xml:space="preserve"> </w:t>
            </w:r>
            <w:r w:rsidR="00E3458B">
              <w:rPr/>
              <w:t>vereinzelte</w:t>
            </w:r>
            <w:r w:rsidR="00E3458B">
              <w:rPr/>
              <w:t xml:space="preserve"> </w:t>
            </w:r>
            <w:r w:rsidR="00E3458B">
              <w:rPr/>
              <w:t>Produktgruppen</w:t>
            </w:r>
            <w:r w:rsidR="00E3458B">
              <w:rPr/>
              <w:t xml:space="preserve"> </w:t>
            </w:r>
            <w:r w:rsidR="00E3458B">
              <w:rPr/>
              <w:t>angestellt</w:t>
            </w:r>
            <w:r w:rsidR="00E3458B">
              <w:rPr/>
              <w:t xml:space="preserve">. </w:t>
            </w:r>
            <w:r w:rsidRPr="1F3F758D" w:rsidR="00E3458B">
              <w:rPr>
                <w:b w:val="1"/>
                <w:bCs w:val="1"/>
              </w:rPr>
              <w:t>Wi</w:t>
            </w:r>
            <w:r w:rsidRPr="1F3F758D" w:rsidR="00E3458B">
              <w:rPr>
                <w:b w:val="1"/>
                <w:bCs w:val="1"/>
              </w:rPr>
              <w:t>chtiger</w:t>
            </w:r>
            <w:r w:rsidRPr="1F3F758D" w:rsidR="00E3458B">
              <w:rPr>
                <w:b w:val="1"/>
                <w:bCs w:val="1"/>
              </w:rPr>
              <w:t xml:space="preserve"> </w:t>
            </w:r>
            <w:r w:rsidRPr="1F3F758D" w:rsidR="00E3458B">
              <w:rPr>
                <w:b w:val="1"/>
                <w:bCs w:val="1"/>
              </w:rPr>
              <w:t>Hinweis</w:t>
            </w:r>
            <w:r w:rsidRPr="1F3F758D" w:rsidR="00E3458B">
              <w:rPr>
                <w:b w:val="1"/>
                <w:bCs w:val="1"/>
              </w:rPr>
              <w:t xml:space="preserve">: Mit </w:t>
            </w:r>
            <w:r w:rsidRPr="1F3F758D" w:rsidR="00E3458B">
              <w:rPr>
                <w:b w:val="1"/>
                <w:bCs w:val="1"/>
              </w:rPr>
              <w:t>einem</w:t>
            </w:r>
            <w:r w:rsidRPr="1F3F758D" w:rsidR="00E3458B">
              <w:rPr>
                <w:b w:val="1"/>
                <w:bCs w:val="1"/>
              </w:rPr>
              <w:t xml:space="preserve"> (*) </w:t>
            </w:r>
            <w:r w:rsidRPr="1F3F758D" w:rsidR="00E3458B">
              <w:rPr>
                <w:b w:val="1"/>
                <w:bCs w:val="1"/>
              </w:rPr>
              <w:t>gekennzeichnete</w:t>
            </w:r>
            <w:r w:rsidRPr="1F3F758D" w:rsidR="00E3458B">
              <w:rPr>
                <w:b w:val="1"/>
                <w:bCs w:val="1"/>
              </w:rPr>
              <w:t xml:space="preserve"> Zahlen </w:t>
            </w:r>
            <w:r w:rsidRPr="1F3F758D" w:rsidR="00E3458B">
              <w:rPr>
                <w:b w:val="1"/>
                <w:bCs w:val="1"/>
              </w:rPr>
              <w:t>wurden</w:t>
            </w:r>
            <w:r w:rsidRPr="1F3F758D" w:rsidR="00E3458B">
              <w:rPr>
                <w:b w:val="1"/>
                <w:bCs w:val="1"/>
              </w:rPr>
              <w:t xml:space="preserve"> </w:t>
            </w:r>
            <w:r w:rsidRPr="1F3F758D" w:rsidR="00E3458B">
              <w:rPr>
                <w:b w:val="1"/>
                <w:bCs w:val="1"/>
              </w:rPr>
              <w:t>vom</w:t>
            </w:r>
            <w:r w:rsidRPr="1F3F758D" w:rsidR="00E3458B">
              <w:rPr>
                <w:b w:val="1"/>
                <w:bCs w:val="1"/>
              </w:rPr>
              <w:t xml:space="preserve"> </w:t>
            </w:r>
            <w:r w:rsidRPr="1F3F758D" w:rsidR="00E3458B">
              <w:rPr>
                <w:b w:val="1"/>
                <w:bCs w:val="1"/>
              </w:rPr>
              <w:t>Bundesamt</w:t>
            </w:r>
            <w:r w:rsidRPr="1F3F758D" w:rsidR="00E3458B">
              <w:rPr>
                <w:b w:val="1"/>
                <w:bCs w:val="1"/>
              </w:rPr>
              <w:t xml:space="preserve"> </w:t>
            </w:r>
            <w:r w:rsidRPr="1F3F758D" w:rsidR="00E3458B">
              <w:rPr>
                <w:b w:val="1"/>
                <w:bCs w:val="1"/>
              </w:rPr>
              <w:t>für</w:t>
            </w:r>
            <w:r w:rsidRPr="1F3F758D" w:rsidR="00E3458B">
              <w:rPr>
                <w:b w:val="1"/>
                <w:bCs w:val="1"/>
              </w:rPr>
              <w:t xml:space="preserve"> </w:t>
            </w:r>
            <w:r w:rsidRPr="1F3F758D" w:rsidR="00E3458B">
              <w:rPr>
                <w:b w:val="1"/>
                <w:bCs w:val="1"/>
              </w:rPr>
              <w:t>Statistik</w:t>
            </w:r>
            <w:r w:rsidRPr="1F3F758D" w:rsidR="00E3458B">
              <w:rPr>
                <w:b w:val="1"/>
                <w:bCs w:val="1"/>
              </w:rPr>
              <w:t xml:space="preserve"> (LIK/BFS) </w:t>
            </w:r>
            <w:r w:rsidRPr="1F3F758D" w:rsidR="00E3458B">
              <w:rPr>
                <w:b w:val="1"/>
                <w:bCs w:val="1"/>
              </w:rPr>
              <w:t>direkt</w:t>
            </w:r>
            <w:r w:rsidRPr="1F3F758D" w:rsidR="00E3458B">
              <w:rPr>
                <w:b w:val="1"/>
                <w:bCs w:val="1"/>
              </w:rPr>
              <w:t xml:space="preserve"> </w:t>
            </w:r>
            <w:r w:rsidRPr="1F3F758D" w:rsidR="00E3458B">
              <w:rPr>
                <w:b w:val="1"/>
                <w:bCs w:val="1"/>
              </w:rPr>
              <w:t>berechnet</w:t>
            </w:r>
            <w:r w:rsidRPr="1F3F758D" w:rsidR="00E3458B">
              <w:rPr>
                <w:b w:val="1"/>
                <w:bCs w:val="1"/>
              </w:rPr>
              <w:t xml:space="preserve"> </w:t>
            </w:r>
            <w:r w:rsidRPr="1F3F758D" w:rsidR="00E3458B">
              <w:rPr>
                <w:b w:val="1"/>
                <w:bCs w:val="1"/>
              </w:rPr>
              <w:t>respektive</w:t>
            </w:r>
            <w:r w:rsidRPr="1F3F758D" w:rsidR="00E3458B">
              <w:rPr>
                <w:b w:val="1"/>
                <w:bCs w:val="1"/>
              </w:rPr>
              <w:t xml:space="preserve"> </w:t>
            </w:r>
            <w:r w:rsidRPr="1F3F758D" w:rsidR="00E3458B">
              <w:rPr>
                <w:b w:val="1"/>
                <w:bCs w:val="1"/>
              </w:rPr>
              <w:t>beruhen</w:t>
            </w:r>
            <w:r w:rsidRPr="1F3F758D" w:rsidR="00E3458B">
              <w:rPr>
                <w:b w:val="1"/>
                <w:bCs w:val="1"/>
              </w:rPr>
              <w:t xml:space="preserve"> </w:t>
            </w:r>
            <w:r w:rsidRPr="1F3F758D" w:rsidR="00E3458B">
              <w:rPr>
                <w:b w:val="1"/>
                <w:bCs w:val="1"/>
              </w:rPr>
              <w:t>auf</w:t>
            </w:r>
            <w:r w:rsidRPr="1F3F758D" w:rsidR="00E3458B">
              <w:rPr>
                <w:b w:val="1"/>
                <w:bCs w:val="1"/>
              </w:rPr>
              <w:t xml:space="preserve"> den Zahlen des LIK/BFS. </w:t>
            </w:r>
            <w:r>
              <w:br/>
            </w:r>
            <w:r>
              <w:br/>
            </w:r>
            <w:r w:rsidR="00E3458B">
              <w:rPr/>
              <w:t xml:space="preserve">Die </w:t>
            </w:r>
            <w:r w:rsidR="00E3458B">
              <w:rPr/>
              <w:t>Datengrundlage</w:t>
            </w:r>
            <w:r w:rsidR="00E3458B">
              <w:rPr/>
              <w:t xml:space="preserve"> </w:t>
            </w:r>
            <w:r w:rsidR="00E3458B">
              <w:rPr/>
              <w:t>für</w:t>
            </w:r>
            <w:r w:rsidR="00E3458B">
              <w:rPr/>
              <w:t xml:space="preserve"> den </w:t>
            </w:r>
            <w:r w:rsidR="00E3458B">
              <w:rPr/>
              <w:t>Comparis-</w:t>
            </w:r>
            <w:r w:rsidR="00E3458B">
              <w:rPr/>
              <w:t>Womo</w:t>
            </w:r>
            <w:r w:rsidR="00E3458B">
              <w:rPr/>
              <w:t>-Preisindex</w:t>
            </w:r>
            <w:r w:rsidR="00E3458B">
              <w:rPr/>
              <w:t xml:space="preserve"> </w:t>
            </w:r>
            <w:r w:rsidR="00E3458B">
              <w:rPr/>
              <w:t>besteht</w:t>
            </w:r>
            <w:r w:rsidR="00E3458B">
              <w:rPr/>
              <w:t xml:space="preserve"> </w:t>
            </w:r>
            <w:r w:rsidR="00E3458B">
              <w:rPr/>
              <w:t>aus</w:t>
            </w:r>
            <w:r w:rsidR="00E3458B">
              <w:rPr/>
              <w:t xml:space="preserve"> </w:t>
            </w:r>
            <w:r w:rsidR="00E3458B">
              <w:rPr/>
              <w:t>dem</w:t>
            </w:r>
            <w:r w:rsidR="00E3458B">
              <w:rPr/>
              <w:t xml:space="preserve"> </w:t>
            </w:r>
            <w:r w:rsidR="00E3458B">
              <w:rPr/>
              <w:t>Landesindex</w:t>
            </w:r>
            <w:r w:rsidR="00E3458B">
              <w:rPr/>
              <w:t xml:space="preserve"> der </w:t>
            </w:r>
            <w:r w:rsidR="00E3458B">
              <w:rPr/>
              <w:t>Konsumentenpreise</w:t>
            </w:r>
            <w:r w:rsidR="00E3458B">
              <w:rPr/>
              <w:t xml:space="preserve"> (</w:t>
            </w:r>
            <w:hyperlink w:anchor=":~:text=Der%20Landesindex%20der%20Konsumentenpreise%20(LIK,Verbrauchsvolumen%20konstant%20halten%20zu%20k%C3%B6nnen.)" r:id="Rfa11e69bf59f46f0">
              <w:r w:rsidRPr="1F3F758D" w:rsidR="00E3458B">
                <w:rPr>
                  <w:u w:val="single"/>
                </w:rPr>
                <w:t>LIK</w:t>
              </w:r>
            </w:hyperlink>
            <w:r w:rsidR="00E3458B">
              <w:rPr/>
              <w:t xml:space="preserve">) </w:t>
            </w:r>
            <w:r w:rsidR="00E3458B">
              <w:rPr/>
              <w:t>sowie</w:t>
            </w:r>
            <w:r w:rsidR="00E3458B">
              <w:rPr/>
              <w:t xml:space="preserve"> der </w:t>
            </w:r>
            <w:r w:rsidR="00E3458B">
              <w:rPr/>
              <w:t>Haushaltsbudgeterhebung</w:t>
            </w:r>
            <w:r w:rsidR="00E3458B">
              <w:rPr/>
              <w:t xml:space="preserve"> (HABE). Die </w:t>
            </w:r>
            <w:r w:rsidR="00E3458B">
              <w:rPr/>
              <w:t>Gewichtungen</w:t>
            </w:r>
            <w:r w:rsidR="00E3458B">
              <w:rPr/>
              <w:t xml:space="preserve"> </w:t>
            </w:r>
            <w:r w:rsidR="00E3458B">
              <w:rPr/>
              <w:t>für</w:t>
            </w:r>
            <w:r w:rsidR="00E3458B">
              <w:rPr/>
              <w:t xml:space="preserve"> die </w:t>
            </w:r>
            <w:r w:rsidR="00E3458B">
              <w:rPr/>
              <w:t>neuen</w:t>
            </w:r>
            <w:r w:rsidR="00E3458B">
              <w:rPr/>
              <w:t xml:space="preserve"> </w:t>
            </w:r>
            <w:r w:rsidR="00E3458B">
              <w:rPr/>
              <w:t>Preisindizes</w:t>
            </w:r>
            <w:r w:rsidR="00E3458B">
              <w:rPr/>
              <w:t xml:space="preserve"> </w:t>
            </w:r>
            <w:r w:rsidR="00E3458B">
              <w:rPr/>
              <w:t>werden</w:t>
            </w:r>
            <w:r w:rsidR="00E3458B">
              <w:rPr/>
              <w:t xml:space="preserve"> </w:t>
            </w:r>
            <w:r w:rsidR="00E3458B">
              <w:rPr/>
              <w:t>aus</w:t>
            </w:r>
            <w:r w:rsidR="00E3458B">
              <w:rPr/>
              <w:t xml:space="preserve"> der </w:t>
            </w:r>
            <w:hyperlink w:anchor=":~:text=Die%20Haushaltsbudgeterhebung%20(HABE)%20hat%20zum,rund%20250%20Haushalte%20daran%20teil." r:id="Rc13d5ca0b1054d85">
              <w:r w:rsidRPr="1F3F758D" w:rsidR="00E3458B">
                <w:rPr>
                  <w:u w:val="single"/>
                </w:rPr>
                <w:t>HABE</w:t>
              </w:r>
            </w:hyperlink>
            <w:r w:rsidR="00E3458B">
              <w:rPr/>
              <w:t xml:space="preserve"> </w:t>
            </w:r>
            <w:r w:rsidR="00E3458B">
              <w:rPr/>
              <w:t>konstruiert</w:t>
            </w:r>
            <w:r w:rsidR="00E3458B">
              <w:rPr/>
              <w:t xml:space="preserve">. </w:t>
            </w:r>
            <w:r w:rsidR="00E3458B">
              <w:rPr/>
              <w:t>Danach</w:t>
            </w:r>
            <w:r w:rsidR="00E3458B">
              <w:rPr/>
              <w:t xml:space="preserve"> </w:t>
            </w:r>
            <w:r w:rsidR="00E3458B">
              <w:rPr/>
              <w:t>werden</w:t>
            </w:r>
            <w:r w:rsidR="00E3458B">
              <w:rPr/>
              <w:t xml:space="preserve"> </w:t>
            </w:r>
            <w:r w:rsidR="00E3458B">
              <w:rPr/>
              <w:t>verkettete</w:t>
            </w:r>
            <w:r w:rsidR="00E3458B">
              <w:rPr/>
              <w:t xml:space="preserve"> </w:t>
            </w:r>
            <w:hyperlink r:id="R59eb709e135549e3">
              <w:r w:rsidRPr="1F3F758D" w:rsidR="00E3458B">
                <w:rPr>
                  <w:u w:val="single"/>
                </w:rPr>
                <w:t>Laspeyres-Indizes</w:t>
              </w:r>
            </w:hyperlink>
            <w:r w:rsidR="00E3458B">
              <w:rPr/>
              <w:t xml:space="preserve"> mit den </w:t>
            </w:r>
            <w:r w:rsidR="00E3458B">
              <w:rPr/>
              <w:t>Preisreihen</w:t>
            </w:r>
            <w:r w:rsidR="00E3458B">
              <w:rPr/>
              <w:t xml:space="preserve"> des LIK </w:t>
            </w:r>
            <w:r w:rsidR="00E3458B">
              <w:rPr/>
              <w:t>berechnet</w:t>
            </w:r>
            <w:r w:rsidR="00E3458B">
              <w:rPr/>
              <w:t xml:space="preserve">. Die </w:t>
            </w:r>
            <w:r w:rsidR="00E3458B">
              <w:rPr/>
              <w:t>Indexbasis</w:t>
            </w:r>
            <w:r w:rsidR="00E3458B">
              <w:rPr/>
              <w:t xml:space="preserve"> </w:t>
            </w:r>
            <w:r w:rsidR="00E3458B">
              <w:rPr/>
              <w:t>ist</w:t>
            </w:r>
            <w:r w:rsidR="00E3458B">
              <w:rPr/>
              <w:t xml:space="preserve"> </w:t>
            </w:r>
            <w:r w:rsidR="00E3458B">
              <w:rPr/>
              <w:t>Dezember</w:t>
            </w:r>
            <w:r w:rsidR="00E3458B">
              <w:rPr/>
              <w:t xml:space="preserve"> 2017 (</w:t>
            </w:r>
            <w:r w:rsidR="00E3458B">
              <w:rPr/>
              <w:t>entspricht</w:t>
            </w:r>
            <w:r w:rsidR="00E3458B">
              <w:rPr/>
              <w:t xml:space="preserve"> </w:t>
            </w:r>
            <w:r w:rsidR="1B0B838F">
              <w:rPr/>
              <w:t>100 Prozent</w:t>
            </w:r>
            <w:r w:rsidR="00E3458B">
              <w:rPr/>
              <w:t>).</w:t>
            </w:r>
          </w:p>
        </w:tc>
      </w:tr>
    </w:tbl>
    <w:p xmlns:wp14="http://schemas.microsoft.com/office/word/2010/wordml" w:rsidR="00F359D5" w:rsidRDefault="00F359D5" w14:paraId="72A3D3EC" wp14:textId="77777777"/>
    <w:p xmlns:wp14="http://schemas.microsoft.com/office/word/2010/wordml" w:rsidR="00F359D5" w:rsidRDefault="00F359D5" w14:paraId="0D0B940D" wp14:textId="77777777"/>
    <w:p xmlns:wp14="http://schemas.microsoft.com/office/word/2010/wordml" w:rsidR="00F359D5" w:rsidRDefault="00F359D5" w14:paraId="0E27B00A" wp14:textId="77777777"/>
    <w:p xmlns:wp14="http://schemas.microsoft.com/office/word/2010/wordml" w:rsidR="00F359D5" w:rsidP="1F3F758D" w:rsidRDefault="00E3458B" w14:paraId="630471FB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rPr>
          <w:b w:val="1"/>
          <w:bCs w:val="1"/>
          <w:noProof w:val="0"/>
          <w:color w:val="000000"/>
          <w:lang w:val="de-DE"/>
        </w:rPr>
      </w:pPr>
      <w:r w:rsidRPr="1F3F758D" w:rsidR="00E3458B">
        <w:rPr>
          <w:b w:val="1"/>
          <w:bCs w:val="1"/>
          <w:color w:val="000000" w:themeColor="text1" w:themeTint="FF" w:themeShade="FF"/>
        </w:rPr>
        <w:t>W</w:t>
      </w:r>
      <w:r w:rsidRPr="1F3F758D" w:rsidR="00E3458B">
        <w:rPr>
          <w:b w:val="1"/>
          <w:bCs w:val="1"/>
          <w:color w:val="000000" w:themeColor="text1" w:themeTint="FF" w:themeShade="FF"/>
        </w:rPr>
        <w:t>eitere</w:t>
      </w:r>
      <w:r w:rsidRPr="1F3F758D" w:rsidR="00E3458B">
        <w:rPr>
          <w:b w:val="1"/>
          <w:bCs w:val="1"/>
          <w:color w:val="000000" w:themeColor="text1" w:themeTint="FF" w:themeShade="FF"/>
        </w:rPr>
        <w:t xml:space="preserve"> </w:t>
      </w:r>
      <w:r w:rsidRPr="1F3F758D" w:rsidR="00E3458B">
        <w:rPr>
          <w:b w:val="1"/>
          <w:bCs w:val="1"/>
          <w:color w:val="000000" w:themeColor="text1" w:themeTint="FF" w:themeShade="FF"/>
        </w:rPr>
        <w:t>Informationen</w:t>
      </w:r>
      <w:r w:rsidRPr="1F3F758D" w:rsidR="00E3458B">
        <w:rPr>
          <w:b w:val="1"/>
          <w:bCs w:val="1"/>
          <w:color w:val="000000" w:themeColor="text1" w:themeTint="FF" w:themeShade="FF"/>
        </w:rPr>
        <w:t>:</w:t>
      </w:r>
    </w:p>
    <w:p xmlns:wp14="http://schemas.microsoft.com/office/word/2010/wordml" w:rsidR="00F359D5" w:rsidP="1F3F758D" w:rsidRDefault="00E3458B" w14:paraId="4A1B6C6E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rPr>
          <w:noProof w:val="0"/>
          <w:color w:val="000000"/>
          <w:lang w:val="de-DE"/>
        </w:rPr>
      </w:pPr>
      <w:r w:rsidR="00E3458B">
        <w:rPr/>
        <w:t>Dirk Renkert</w:t>
      </w:r>
    </w:p>
    <w:p xmlns:wp14="http://schemas.microsoft.com/office/word/2010/wordml" w:rsidR="00F359D5" w:rsidP="1F3F758D" w:rsidRDefault="00E3458B" w14:paraId="709D3D31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rPr>
          <w:noProof w:val="0"/>
          <w:color w:val="000000"/>
          <w:lang w:val="de-DE"/>
        </w:rPr>
      </w:pPr>
      <w:r w:rsidR="00E3458B">
        <w:rPr/>
        <w:t>Finanzexperte</w:t>
      </w:r>
    </w:p>
    <w:p xmlns:wp14="http://schemas.microsoft.com/office/word/2010/wordml" w:rsidR="00F359D5" w:rsidP="1F3F758D" w:rsidRDefault="00E3458B" w14:paraId="0B9E72E2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rPr>
          <w:noProof w:val="0"/>
          <w:color w:val="000000"/>
          <w:lang w:val="de-DE"/>
        </w:rPr>
      </w:pPr>
      <w:r w:rsidRPr="1F3F758D" w:rsidR="00E3458B">
        <w:rPr>
          <w:color w:val="000000" w:themeColor="text1" w:themeTint="FF" w:themeShade="FF"/>
        </w:rPr>
        <w:t>Telefon:</w:t>
      </w:r>
      <w:r w:rsidRPr="1F3F758D" w:rsidR="00E3458B">
        <w:rPr>
          <w:color w:val="000000" w:themeColor="text1" w:themeTint="FF" w:themeShade="FF"/>
        </w:rPr>
        <w:t xml:space="preserve"> 044 360 53 91</w:t>
      </w:r>
    </w:p>
    <w:p xmlns:wp14="http://schemas.microsoft.com/office/word/2010/wordml" w:rsidR="00F359D5" w:rsidP="1F3F758D" w:rsidRDefault="00E3458B" w14:paraId="6EB63520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rPr>
          <w:noProof w:val="0"/>
          <w:color w:val="000000"/>
          <w:lang w:val="de-DE"/>
        </w:rPr>
      </w:pPr>
      <w:r w:rsidRPr="1F3F758D" w:rsidR="00E3458B">
        <w:rPr>
          <w:color w:val="000000" w:themeColor="text1" w:themeTint="FF" w:themeShade="FF"/>
        </w:rPr>
        <w:t>E-Mail:</w:t>
      </w:r>
      <w:r w:rsidRPr="1F3F758D" w:rsidR="00E3458B">
        <w:rPr>
          <w:color w:val="000000" w:themeColor="text1" w:themeTint="FF" w:themeShade="FF"/>
        </w:rPr>
        <w:t xml:space="preserve"> </w:t>
      </w:r>
      <w:hyperlink r:id="R05473cb9a88a4769">
        <w:r w:rsidRPr="1F3F758D" w:rsidR="00E3458B">
          <w:rPr>
            <w:color w:val="000000" w:themeColor="text1" w:themeTint="FF" w:themeShade="FF"/>
          </w:rPr>
          <w:t>media@comparis.ch</w:t>
        </w:r>
      </w:hyperlink>
    </w:p>
    <w:p xmlns:wp14="http://schemas.microsoft.com/office/word/2010/wordml" w:rsidR="00F359D5" w:rsidRDefault="00E3458B" w14:paraId="206A851B" wp14:textId="77777777">
      <w:pPr>
        <w:spacing w:line="276" w:lineRule="auto"/>
      </w:pPr>
      <w:r w:rsidR="00E3458B">
        <w:rPr/>
        <w:t>comparis.ch</w:t>
      </w:r>
      <w:r>
        <w:br w:type="page"/>
      </w:r>
    </w:p>
    <w:p xmlns:wp14="http://schemas.microsoft.com/office/word/2010/wordml" w:rsidR="00F359D5" w:rsidRDefault="00E3458B" w14:paraId="19A852B8" wp14:textId="77777777">
      <w:pPr>
        <w:pStyle w:val="Heading2"/>
        <w:spacing w:line="276" w:lineRule="auto"/>
        <w:rPr>
          <w:b w:val="0"/>
          <w:bCs w:val="0"/>
          <w:sz w:val="20"/>
          <w:szCs w:val="20"/>
        </w:rPr>
      </w:pPr>
      <w:bookmarkStart w:name="_heading=h.1fob9te" w:id="1"/>
      <w:bookmarkEnd w:id="1"/>
      <w:r w:rsidR="00E3458B">
        <w:rPr/>
        <w:t>Anhang</w:t>
      </w:r>
    </w:p>
    <w:p xmlns:wp14="http://schemas.microsoft.com/office/word/2010/wordml" w:rsidR="00F359D5" w:rsidP="1F3F758D" w:rsidRDefault="00F359D5" w14:paraId="60061E4C" wp14:textId="77777777">
      <w:pPr>
        <w:spacing w:line="276" w:lineRule="auto"/>
        <w:rPr>
          <w:b w:val="1"/>
          <w:bCs w:val="1"/>
          <w:highlight w:val="yellow"/>
        </w:rPr>
      </w:pPr>
    </w:p>
    <w:p xmlns:wp14="http://schemas.microsoft.com/office/word/2010/wordml" w:rsidR="00F359D5" w:rsidP="1F3F758D" w:rsidRDefault="00F359D5" w14:paraId="44EAFD9C" wp14:textId="77777777">
      <w:pPr>
        <w:spacing w:line="276" w:lineRule="auto"/>
        <w:rPr>
          <w:b w:val="1"/>
          <w:bCs w:val="1"/>
          <w:highlight w:val="yellow"/>
        </w:rPr>
      </w:pPr>
    </w:p>
    <w:p xmlns:wp14="http://schemas.microsoft.com/office/word/2010/wordml" w:rsidR="00F359D5" w:rsidP="1F3F758D" w:rsidRDefault="00E3458B" w14:paraId="6D62846C" wp14:textId="77777777">
      <w:pPr>
        <w:spacing w:line="276" w:lineRule="auto"/>
        <w:rPr>
          <w:b w:val="1"/>
          <w:bCs w:val="1"/>
        </w:rPr>
      </w:pPr>
      <w:r w:rsidRPr="1F3F758D" w:rsidR="00E3458B">
        <w:rPr>
          <w:b w:val="1"/>
          <w:bCs w:val="1"/>
        </w:rPr>
        <w:t>Embed</w:t>
      </w:r>
      <w:r w:rsidRPr="1F3F758D" w:rsidR="00E3458B">
        <w:rPr>
          <w:b w:val="1"/>
          <w:bCs w:val="1"/>
        </w:rPr>
        <w:t xml:space="preserve">-Codes der </w:t>
      </w:r>
      <w:r w:rsidRPr="1F3F758D" w:rsidR="00E3458B">
        <w:rPr>
          <w:b w:val="1"/>
          <w:bCs w:val="1"/>
        </w:rPr>
        <w:t>Grafiken</w:t>
      </w:r>
    </w:p>
    <w:p xmlns:wp14="http://schemas.microsoft.com/office/word/2010/wordml" w:rsidR="00F359D5" w:rsidP="1F3F758D" w:rsidRDefault="00F359D5" w14:paraId="4B94D5A5" wp14:textId="77777777">
      <w:pPr>
        <w:rPr>
          <w:b w:val="1"/>
          <w:bCs w:val="1"/>
        </w:rPr>
      </w:pPr>
    </w:p>
    <w:p xmlns:wp14="http://schemas.microsoft.com/office/word/2010/wordml" w:rsidR="00F359D5" w:rsidP="1F3F758D" w:rsidRDefault="00F359D5" w14:paraId="3DEEC669" wp14:textId="77777777">
      <w:pPr>
        <w:rPr>
          <w:b w:val="1"/>
          <w:bCs w:val="1"/>
        </w:rPr>
      </w:pPr>
    </w:p>
    <w:p xmlns:wp14="http://schemas.microsoft.com/office/word/2010/wordml" w:rsidR="00F359D5" w:rsidP="1F3F758D" w:rsidRDefault="00E3458B" w14:paraId="43EC86E7" wp14:textId="77777777">
      <w:pPr>
        <w:rPr>
          <w:b w:val="1"/>
          <w:bCs w:val="1"/>
        </w:rPr>
      </w:pPr>
      <w:r w:rsidRPr="1F3F758D" w:rsidR="00E3458B">
        <w:rPr>
          <w:b w:val="1"/>
          <w:bCs w:val="1"/>
        </w:rPr>
        <w:t>«Die</w:t>
      </w:r>
      <w:r w:rsidRPr="1F3F758D" w:rsidR="00E3458B">
        <w:rPr>
          <w:b w:val="1"/>
          <w:bCs w:val="1"/>
        </w:rPr>
        <w:t xml:space="preserve"> </w:t>
      </w:r>
      <w:r w:rsidRPr="1F3F758D" w:rsidR="00E3458B">
        <w:rPr>
          <w:b w:val="1"/>
          <w:bCs w:val="1"/>
        </w:rPr>
        <w:t>gefühlte</w:t>
      </w:r>
      <w:r w:rsidRPr="1F3F758D" w:rsidR="00E3458B">
        <w:rPr>
          <w:b w:val="1"/>
          <w:bCs w:val="1"/>
        </w:rPr>
        <w:t xml:space="preserve"> </w:t>
      </w:r>
      <w:r w:rsidRPr="1F3F758D" w:rsidR="00E3458B">
        <w:rPr>
          <w:b w:val="1"/>
          <w:bCs w:val="1"/>
        </w:rPr>
        <w:t>Teuerung</w:t>
      </w:r>
      <w:r w:rsidRPr="1F3F758D" w:rsidR="00E3458B">
        <w:rPr>
          <w:b w:val="1"/>
          <w:bCs w:val="1"/>
        </w:rPr>
        <w:t xml:space="preserve"> </w:t>
      </w:r>
      <w:r w:rsidRPr="1F3F758D" w:rsidR="00E3458B">
        <w:rPr>
          <w:b w:val="1"/>
          <w:bCs w:val="1"/>
        </w:rPr>
        <w:t>hat</w:t>
      </w:r>
      <w:r w:rsidRPr="1F3F758D" w:rsidR="00E3458B">
        <w:rPr>
          <w:b w:val="1"/>
          <w:bCs w:val="1"/>
        </w:rPr>
        <w:t xml:space="preserve"> </w:t>
      </w:r>
      <w:r w:rsidRPr="1F3F758D" w:rsidR="00E3458B">
        <w:rPr>
          <w:b w:val="1"/>
          <w:bCs w:val="1"/>
        </w:rPr>
        <w:t>sich</w:t>
      </w:r>
      <w:r w:rsidRPr="1F3F758D" w:rsidR="00E3458B">
        <w:rPr>
          <w:b w:val="1"/>
          <w:bCs w:val="1"/>
        </w:rPr>
        <w:t xml:space="preserve"> </w:t>
      </w:r>
      <w:r w:rsidRPr="1F3F758D" w:rsidR="00E3458B">
        <w:rPr>
          <w:b w:val="1"/>
          <w:bCs w:val="1"/>
        </w:rPr>
        <w:t>abgeschwächt</w:t>
      </w:r>
      <w:r w:rsidRPr="1F3F758D" w:rsidR="00E3458B">
        <w:rPr>
          <w:b w:val="1"/>
          <w:bCs w:val="1"/>
        </w:rPr>
        <w:t xml:space="preserve">» </w:t>
      </w:r>
    </w:p>
    <w:p xmlns:wp14="http://schemas.microsoft.com/office/word/2010/wordml" w:rsidR="00F359D5" w:rsidP="1F3F758D" w:rsidRDefault="00F359D5" w14:paraId="3656B9AB" wp14:textId="77777777">
      <w:pPr>
        <w:rPr>
          <w:b w:val="1"/>
          <w:bCs w:val="1"/>
        </w:rPr>
      </w:pPr>
    </w:p>
    <w:p xmlns:wp14="http://schemas.microsoft.com/office/word/2010/wordml" w:rsidR="00F359D5" w:rsidP="1F3F758D" w:rsidRDefault="00E3458B" w14:paraId="6B5D8EE2" wp14:textId="77777777">
      <w:pPr>
        <w:rPr>
          <w:b w:val="1"/>
          <w:bCs w:val="1"/>
        </w:rPr>
      </w:pPr>
      <w:r w:rsidRPr="1F3F758D" w:rsidR="00E3458B">
        <w:rPr>
          <w:b w:val="1"/>
          <w:bCs w:val="1"/>
        </w:rPr>
        <w:t>iframe</w:t>
      </w:r>
      <w:r w:rsidRPr="1F3F758D" w:rsidR="00E3458B">
        <w:rPr>
          <w:b w:val="1"/>
          <w:bCs w:val="1"/>
        </w:rPr>
        <w:t>:</w:t>
      </w:r>
    </w:p>
    <w:p w:rsidR="1F3F758D" w:rsidP="1F3F758D" w:rsidRDefault="1F3F758D" w14:paraId="4EDE3EEA" w14:textId="4A7D3FB7">
      <w:pPr>
        <w:rPr>
          <w:b w:val="1"/>
          <w:bCs w:val="1"/>
        </w:rPr>
      </w:pPr>
    </w:p>
    <w:p w:rsidR="19EEA910" w:rsidP="1F3F758D" w:rsidRDefault="19EEA910" w14:paraId="7BF46933" w14:textId="6655ED7A">
      <w:pPr>
        <w:rPr>
          <w:b w:val="0"/>
          <w:bCs w:val="0"/>
          <w:lang w:val="en-US"/>
        </w:rPr>
      </w:pPr>
      <w:r w:rsidRPr="1F3F758D" w:rsidR="19EEA910">
        <w:rPr>
          <w:b w:val="0"/>
          <w:bCs w:val="0"/>
          <w:lang w:val="en-US"/>
        </w:rPr>
        <w:t>&lt;</w:t>
      </w:r>
      <w:r w:rsidRPr="1F3F758D" w:rsidR="19EEA910">
        <w:rPr>
          <w:b w:val="0"/>
          <w:bCs w:val="0"/>
          <w:lang w:val="en-US"/>
        </w:rPr>
        <w:t>iframe</w:t>
      </w:r>
      <w:r w:rsidRPr="1F3F758D" w:rsidR="19EEA910">
        <w:rPr>
          <w:b w:val="0"/>
          <w:bCs w:val="0"/>
          <w:lang w:val="en-US"/>
        </w:rPr>
        <w:t xml:space="preserve"> </w:t>
      </w:r>
      <w:r w:rsidRPr="1F3F758D" w:rsidR="19EEA910">
        <w:rPr>
          <w:b w:val="0"/>
          <w:bCs w:val="0"/>
          <w:lang w:val="en-US"/>
        </w:rPr>
        <w:t>src</w:t>
      </w:r>
      <w:r w:rsidRPr="1F3F758D" w:rsidR="19EEA910">
        <w:rPr>
          <w:b w:val="0"/>
          <w:bCs w:val="0"/>
          <w:lang w:val="en-US"/>
        </w:rPr>
        <w:t>='https://flo.uri.sh/</w:t>
      </w:r>
      <w:r w:rsidRPr="1F3F758D" w:rsidR="19EEA910">
        <w:rPr>
          <w:b w:val="0"/>
          <w:bCs w:val="0"/>
          <w:lang w:val="en-US"/>
        </w:rPr>
        <w:t>visualisation</w:t>
      </w:r>
      <w:r w:rsidRPr="1F3F758D" w:rsidR="19EEA910">
        <w:rPr>
          <w:b w:val="0"/>
          <w:bCs w:val="0"/>
          <w:lang w:val="en-US"/>
        </w:rPr>
        <w:t>/26740516/embed' title='Interactive or visual content' class='flourish-embed-</w:t>
      </w:r>
      <w:r w:rsidRPr="1F3F758D" w:rsidR="19EEA910">
        <w:rPr>
          <w:b w:val="0"/>
          <w:bCs w:val="0"/>
          <w:lang w:val="en-US"/>
        </w:rPr>
        <w:t>iframe</w:t>
      </w:r>
      <w:r w:rsidRPr="1F3F758D" w:rsidR="19EEA910">
        <w:rPr>
          <w:b w:val="0"/>
          <w:bCs w:val="0"/>
          <w:lang w:val="en-US"/>
        </w:rPr>
        <w:t>' frameborder='0' scrolling='no' style='width:100%;height:600px;' sandbox='allow-same-origin allow-forms allow-scripts allow-downloads allow-popups allow-popups-to-escape-sandbox allow-top-navigation-by-user-activation'&gt;&lt;/</w:t>
      </w:r>
      <w:r w:rsidRPr="1F3F758D" w:rsidR="19EEA910">
        <w:rPr>
          <w:b w:val="0"/>
          <w:bCs w:val="0"/>
          <w:lang w:val="en-US"/>
        </w:rPr>
        <w:t>iframe</w:t>
      </w:r>
      <w:r w:rsidRPr="1F3F758D" w:rsidR="19EEA910">
        <w:rPr>
          <w:b w:val="0"/>
          <w:bCs w:val="0"/>
          <w:lang w:val="en-US"/>
        </w:rPr>
        <w:t>&gt;</w:t>
      </w:r>
    </w:p>
    <w:p xmlns:wp14="http://schemas.microsoft.com/office/word/2010/wordml" w:rsidR="00F359D5" w:rsidP="1F3F758D" w:rsidRDefault="00F359D5" w14:paraId="45FB0818" wp14:textId="1EA8833A">
      <w:pPr>
        <w:pStyle w:val="Normal"/>
        <w:rPr>
          <w:highlight w:val="white"/>
        </w:rPr>
      </w:pPr>
    </w:p>
    <w:p xmlns:wp14="http://schemas.microsoft.com/office/word/2010/wordml" w:rsidR="00F359D5" w:rsidRDefault="00E3458B" w14:paraId="6D88C0B8" wp14:textId="70BF5E64">
      <w:pPr/>
      <w:r w:rsidRPr="1F3F758D" w:rsidR="00E3458B">
        <w:rPr>
          <w:b w:val="1"/>
          <w:bCs w:val="1"/>
        </w:rPr>
        <w:t>scr</w:t>
      </w:r>
      <w:r w:rsidRPr="1F3F758D" w:rsidR="00E3458B">
        <w:rPr>
          <w:b w:val="1"/>
          <w:bCs w:val="1"/>
        </w:rPr>
        <w:t>ipt</w:t>
      </w:r>
      <w:r w:rsidRPr="1F3F758D" w:rsidR="00E3458B">
        <w:rPr>
          <w:b w:val="1"/>
          <w:bCs w:val="1"/>
        </w:rPr>
        <w:t>:</w:t>
      </w:r>
    </w:p>
    <w:p xmlns:wp14="http://schemas.microsoft.com/office/word/2010/wordml" w:rsidR="00F359D5" w:rsidP="1F3F758D" w:rsidRDefault="00E3458B" w14:paraId="306244DA" wp14:textId="38EAAC33">
      <w:pPr>
        <w:rPr>
          <w:b w:val="1"/>
          <w:bCs w:val="1"/>
        </w:rPr>
      </w:pPr>
    </w:p>
    <w:p xmlns:wp14="http://schemas.microsoft.com/office/word/2010/wordml" w:rsidR="00F359D5" w:rsidRDefault="00E3458B" w14:paraId="2EB745EC" wp14:textId="19054B96">
      <w:pPr>
        <w:rPr>
          <w:highlight w:val="white"/>
        </w:rPr>
      </w:pPr>
      <w:r w:rsidRPr="1F3F758D" w:rsidR="00B1419F">
        <w:rPr>
          <w:lang w:val="en-US"/>
        </w:rPr>
        <w:t>&lt;div class="flourish-embed flourish-chart" data-</w:t>
      </w:r>
      <w:r w:rsidRPr="1F3F758D" w:rsidR="00B1419F">
        <w:rPr>
          <w:lang w:val="en-US"/>
        </w:rPr>
        <w:t>src</w:t>
      </w:r>
      <w:r w:rsidRPr="1F3F758D" w:rsidR="00B1419F">
        <w:rPr>
          <w:lang w:val="en-US"/>
        </w:rPr>
        <w:t>="</w:t>
      </w:r>
      <w:r w:rsidRPr="1F3F758D" w:rsidR="00B1419F">
        <w:rPr>
          <w:lang w:val="en-US"/>
        </w:rPr>
        <w:t>visualisation</w:t>
      </w:r>
      <w:r w:rsidRPr="1F3F758D" w:rsidR="00B1419F">
        <w:rPr>
          <w:lang w:val="en-US"/>
        </w:rPr>
        <w:t xml:space="preserve">/26740516?1068018"&gt;&lt;script </w:t>
      </w:r>
      <w:r w:rsidRPr="1F3F758D" w:rsidR="00B1419F">
        <w:rPr>
          <w:lang w:val="en-US"/>
        </w:rPr>
        <w:t>src</w:t>
      </w:r>
      <w:r w:rsidRPr="1F3F758D" w:rsidR="00B1419F">
        <w:rPr>
          <w:lang w:val="en-US"/>
        </w:rPr>
        <w:t>="https://</w:t>
      </w:r>
      <w:r w:rsidRPr="1F3F758D" w:rsidR="00B1419F">
        <w:rPr>
          <w:lang w:val="en-US"/>
        </w:rPr>
        <w:t>public.flourish.studio</w:t>
      </w:r>
      <w:r w:rsidRPr="1F3F758D" w:rsidR="00B1419F">
        <w:rPr>
          <w:lang w:val="en-US"/>
        </w:rPr>
        <w:t>/resources/embed.js"&gt;&lt;/script&gt;&lt;</w:t>
      </w:r>
      <w:r w:rsidRPr="1F3F758D" w:rsidR="00B1419F">
        <w:rPr>
          <w:lang w:val="en-US"/>
        </w:rPr>
        <w:t>noscript</w:t>
      </w:r>
      <w:r w:rsidRPr="1F3F758D" w:rsidR="00B1419F">
        <w:rPr>
          <w:lang w:val="en-US"/>
        </w:rPr>
        <w:t>&gt;&lt;</w:t>
      </w:r>
      <w:r w:rsidRPr="1F3F758D" w:rsidR="00B1419F">
        <w:rPr>
          <w:lang w:val="en-US"/>
        </w:rPr>
        <w:t>img</w:t>
      </w:r>
      <w:r w:rsidRPr="1F3F758D" w:rsidR="00B1419F">
        <w:rPr>
          <w:lang w:val="en-US"/>
        </w:rPr>
        <w:t xml:space="preserve"> </w:t>
      </w:r>
      <w:r w:rsidRPr="1F3F758D" w:rsidR="00B1419F">
        <w:rPr>
          <w:lang w:val="en-US"/>
        </w:rPr>
        <w:t>src</w:t>
      </w:r>
      <w:r w:rsidRPr="1F3F758D" w:rsidR="00B1419F">
        <w:rPr>
          <w:lang w:val="en-US"/>
        </w:rPr>
        <w:t>="https://</w:t>
      </w:r>
      <w:r w:rsidRPr="1F3F758D" w:rsidR="00B1419F">
        <w:rPr>
          <w:lang w:val="en-US"/>
        </w:rPr>
        <w:t>public.flourish.studio</w:t>
      </w:r>
      <w:r w:rsidRPr="1F3F758D" w:rsidR="00B1419F">
        <w:rPr>
          <w:lang w:val="en-US"/>
        </w:rPr>
        <w:t>/</w:t>
      </w:r>
      <w:r w:rsidRPr="1F3F758D" w:rsidR="00B1419F">
        <w:rPr>
          <w:lang w:val="en-US"/>
        </w:rPr>
        <w:t>visualisation</w:t>
      </w:r>
      <w:r w:rsidRPr="1F3F758D" w:rsidR="00B1419F">
        <w:rPr>
          <w:lang w:val="en-US"/>
        </w:rPr>
        <w:t>/26740516/thumbnail" width="100%" alt="chart visualization" /&gt;&lt;/</w:t>
      </w:r>
      <w:r w:rsidRPr="1F3F758D" w:rsidR="00B1419F">
        <w:rPr>
          <w:lang w:val="en-US"/>
        </w:rPr>
        <w:t>noscript</w:t>
      </w:r>
      <w:r w:rsidRPr="1F3F758D" w:rsidR="00B1419F">
        <w:rPr>
          <w:lang w:val="en-US"/>
        </w:rPr>
        <w:t>&gt;&lt;/div&gt;</w:t>
      </w:r>
    </w:p>
    <w:p xmlns:wp14="http://schemas.microsoft.com/office/word/2010/wordml" w:rsidR="00F359D5" w:rsidP="1F3F758D" w:rsidRDefault="00F359D5" w14:paraId="049F31CB" wp14:textId="77777777">
      <w:pPr>
        <w:rPr>
          <w:b w:val="1"/>
          <w:bCs w:val="1"/>
        </w:rPr>
      </w:pPr>
    </w:p>
    <w:p xmlns:wp14="http://schemas.microsoft.com/office/word/2010/wordml" w:rsidR="00F359D5" w:rsidP="1F3F758D" w:rsidRDefault="00F359D5" w14:paraId="1299C43A" wp14:textId="7A90350B">
      <w:pPr>
        <w:pStyle w:val="Normal"/>
        <w:rPr>
          <w:b w:val="1"/>
          <w:bCs w:val="1"/>
        </w:rPr>
      </w:pPr>
    </w:p>
    <w:p xmlns:wp14="http://schemas.microsoft.com/office/word/2010/wordml" w:rsidR="00F359D5" w:rsidP="1F3F758D" w:rsidRDefault="00E3458B" w14:paraId="1EA94A84" wp14:textId="77777777">
      <w:pPr>
        <w:rPr>
          <w:b w:val="1"/>
          <w:bCs w:val="1"/>
        </w:rPr>
      </w:pPr>
      <w:r w:rsidRPr="1F3F758D" w:rsidR="00E3458B">
        <w:rPr>
          <w:b w:val="1"/>
          <w:bCs w:val="1"/>
        </w:rPr>
        <w:t>«</w:t>
      </w:r>
      <w:r w:rsidRPr="1F3F758D" w:rsidR="00E3458B">
        <w:rPr>
          <w:b w:val="1"/>
          <w:bCs w:val="1"/>
          <w:highlight w:val="white"/>
        </w:rPr>
        <w:t>So</w:t>
      </w:r>
      <w:r w:rsidRPr="1F3F758D" w:rsidR="00E3458B">
        <w:rPr>
          <w:b w:val="1"/>
          <w:bCs w:val="1"/>
          <w:highlight w:val="white"/>
        </w:rPr>
        <w:t xml:space="preserve"> </w:t>
      </w:r>
      <w:r w:rsidRPr="1F3F758D" w:rsidR="00E3458B">
        <w:rPr>
          <w:b w:val="1"/>
          <w:bCs w:val="1"/>
          <w:highlight w:val="white"/>
        </w:rPr>
        <w:t>haben</w:t>
      </w:r>
      <w:r w:rsidRPr="1F3F758D" w:rsidR="00E3458B">
        <w:rPr>
          <w:b w:val="1"/>
          <w:bCs w:val="1"/>
          <w:highlight w:val="white"/>
        </w:rPr>
        <w:t xml:space="preserve"> </w:t>
      </w:r>
      <w:r w:rsidRPr="1F3F758D" w:rsidR="00E3458B">
        <w:rPr>
          <w:b w:val="1"/>
          <w:bCs w:val="1"/>
          <w:highlight w:val="white"/>
        </w:rPr>
        <w:t>sich</w:t>
      </w:r>
      <w:r w:rsidRPr="1F3F758D" w:rsidR="00E3458B">
        <w:rPr>
          <w:b w:val="1"/>
          <w:bCs w:val="1"/>
          <w:highlight w:val="white"/>
        </w:rPr>
        <w:t xml:space="preserve"> die </w:t>
      </w:r>
      <w:r w:rsidRPr="1F3F758D" w:rsidR="00E3458B">
        <w:rPr>
          <w:b w:val="1"/>
          <w:bCs w:val="1"/>
          <w:highlight w:val="white"/>
        </w:rPr>
        <w:t>Preise</w:t>
      </w:r>
      <w:r w:rsidRPr="1F3F758D" w:rsidR="00E3458B">
        <w:rPr>
          <w:b w:val="1"/>
          <w:bCs w:val="1"/>
          <w:highlight w:val="white"/>
        </w:rPr>
        <w:t xml:space="preserve"> der </w:t>
      </w:r>
      <w:r w:rsidRPr="1F3F758D" w:rsidR="00E3458B">
        <w:rPr>
          <w:b w:val="1"/>
          <w:bCs w:val="1"/>
          <w:highlight w:val="white"/>
        </w:rPr>
        <w:t>Produkte</w:t>
      </w:r>
      <w:r w:rsidRPr="1F3F758D" w:rsidR="00E3458B">
        <w:rPr>
          <w:b w:val="1"/>
          <w:bCs w:val="1"/>
          <w:highlight w:val="white"/>
        </w:rPr>
        <w:t xml:space="preserve"> </w:t>
      </w:r>
      <w:r w:rsidRPr="1F3F758D" w:rsidR="00E3458B">
        <w:rPr>
          <w:b w:val="1"/>
          <w:bCs w:val="1"/>
          <w:highlight w:val="white"/>
        </w:rPr>
        <w:t>entwickelt</w:t>
      </w:r>
      <w:r w:rsidRPr="1F3F758D" w:rsidR="00E3458B">
        <w:rPr>
          <w:b w:val="1"/>
          <w:bCs w:val="1"/>
        </w:rPr>
        <w:t xml:space="preserve">» </w:t>
      </w:r>
    </w:p>
    <w:p xmlns:wp14="http://schemas.microsoft.com/office/word/2010/wordml" w:rsidR="00F359D5" w:rsidP="1F3F758D" w:rsidRDefault="00F359D5" w14:paraId="4DDBEF00" wp14:textId="77777777">
      <w:pPr>
        <w:rPr>
          <w:b w:val="1"/>
          <w:bCs w:val="1"/>
        </w:rPr>
      </w:pPr>
    </w:p>
    <w:p xmlns:wp14="http://schemas.microsoft.com/office/word/2010/wordml" w:rsidR="00F359D5" w:rsidP="1F3F758D" w:rsidRDefault="00E3458B" w14:paraId="03AFC387" wp14:textId="77777777">
      <w:pPr>
        <w:rPr>
          <w:b w:val="1"/>
          <w:bCs w:val="1"/>
        </w:rPr>
      </w:pPr>
      <w:r w:rsidRPr="1F3F758D" w:rsidR="00E3458B">
        <w:rPr>
          <w:b w:val="1"/>
          <w:bCs w:val="1"/>
        </w:rPr>
        <w:t>iframe</w:t>
      </w:r>
      <w:r w:rsidRPr="1F3F758D" w:rsidR="00E3458B">
        <w:rPr>
          <w:b w:val="1"/>
          <w:bCs w:val="1"/>
        </w:rPr>
        <w:t>:</w:t>
      </w:r>
    </w:p>
    <w:p w:rsidR="1F3F758D" w:rsidP="1F3F758D" w:rsidRDefault="1F3F758D" w14:paraId="0A750327" w14:textId="5FAC7F18">
      <w:pPr>
        <w:rPr>
          <w:b w:val="1"/>
          <w:bCs w:val="1"/>
        </w:rPr>
      </w:pPr>
    </w:p>
    <w:p xmlns:wp14="http://schemas.microsoft.com/office/word/2010/wordml" w:rsidR="00F359D5" w:rsidRDefault="00F359D5" w14:paraId="3461D779" wp14:textId="42ABAA23">
      <w:pPr>
        <w:rPr>
          <w:highlight w:val="white"/>
        </w:rPr>
      </w:pPr>
      <w:r w:rsidRPr="1F3F758D" w:rsidR="3630DE32">
        <w:rPr>
          <w:highlight w:val="white"/>
          <w:lang w:val="en-US"/>
        </w:rPr>
        <w:t>&lt;</w:t>
      </w:r>
      <w:r w:rsidRPr="1F3F758D" w:rsidR="3630DE32">
        <w:rPr>
          <w:highlight w:val="white"/>
          <w:lang w:val="en-US"/>
        </w:rPr>
        <w:t>iframe</w:t>
      </w:r>
      <w:r w:rsidRPr="1F3F758D" w:rsidR="3630DE32">
        <w:rPr>
          <w:highlight w:val="white"/>
          <w:lang w:val="en-US"/>
        </w:rPr>
        <w:t xml:space="preserve"> </w:t>
      </w:r>
      <w:r w:rsidRPr="1F3F758D" w:rsidR="3630DE32">
        <w:rPr>
          <w:highlight w:val="white"/>
          <w:lang w:val="en-US"/>
        </w:rPr>
        <w:t>src</w:t>
      </w:r>
      <w:r w:rsidRPr="1F3F758D" w:rsidR="3630DE32">
        <w:rPr>
          <w:highlight w:val="white"/>
          <w:lang w:val="en-US"/>
        </w:rPr>
        <w:t>='https://flo.uri.sh/</w:t>
      </w:r>
      <w:r w:rsidRPr="1F3F758D" w:rsidR="3630DE32">
        <w:rPr>
          <w:highlight w:val="white"/>
          <w:lang w:val="en-US"/>
        </w:rPr>
        <w:t>visualisation</w:t>
      </w:r>
      <w:r w:rsidRPr="1F3F758D" w:rsidR="3630DE32">
        <w:rPr>
          <w:highlight w:val="white"/>
          <w:lang w:val="en-US"/>
        </w:rPr>
        <w:t>/26740512/embed' title='Interactive or visual content' class='flourish-embed-</w:t>
      </w:r>
      <w:r w:rsidRPr="1F3F758D" w:rsidR="3630DE32">
        <w:rPr>
          <w:highlight w:val="white"/>
          <w:lang w:val="en-US"/>
        </w:rPr>
        <w:t>iframe</w:t>
      </w:r>
      <w:r w:rsidRPr="1F3F758D" w:rsidR="3630DE32">
        <w:rPr>
          <w:highlight w:val="white"/>
          <w:lang w:val="en-US"/>
        </w:rPr>
        <w:t>' frameborder='0' scrolling='no' style='width:100%;height:600px;' sandbox='allow-same-origin allow-forms allow-scripts allow-downloads allow-popups allow-popups-to-escape-sandbox allow-top-navigation-by-user-activation'&gt;&lt;/</w:t>
      </w:r>
      <w:r w:rsidRPr="1F3F758D" w:rsidR="3630DE32">
        <w:rPr>
          <w:highlight w:val="white"/>
          <w:lang w:val="en-US"/>
        </w:rPr>
        <w:t>iframe</w:t>
      </w:r>
      <w:r w:rsidRPr="1F3F758D" w:rsidR="3630DE32">
        <w:rPr>
          <w:highlight w:val="white"/>
          <w:lang w:val="en-US"/>
        </w:rPr>
        <w:t>&gt;</w:t>
      </w:r>
    </w:p>
    <w:p w:rsidR="1F3F758D" w:rsidP="1F3F758D" w:rsidRDefault="1F3F758D" w14:paraId="7B6357E1" w14:textId="2703A850">
      <w:pPr>
        <w:rPr>
          <w:highlight w:val="white"/>
          <w:lang w:val="en-US"/>
        </w:rPr>
      </w:pPr>
    </w:p>
    <w:p xmlns:wp14="http://schemas.microsoft.com/office/word/2010/wordml" w:rsidR="00F359D5" w:rsidP="1F3F758D" w:rsidRDefault="00E3458B" w14:paraId="49078234" wp14:textId="7D24108C">
      <w:pPr>
        <w:rPr>
          <w:highlight w:val="white"/>
        </w:rPr>
      </w:pPr>
      <w:r w:rsidRPr="1F3F758D" w:rsidR="00E3458B">
        <w:rPr>
          <w:b w:val="1"/>
          <w:bCs w:val="1"/>
          <w:lang w:val="en-US"/>
        </w:rPr>
        <w:t>script</w:t>
      </w:r>
      <w:r w:rsidRPr="1F3F758D" w:rsidR="00E3458B">
        <w:rPr>
          <w:b w:val="1"/>
          <w:bCs w:val="1"/>
          <w:lang w:val="en-US"/>
        </w:rPr>
        <w:t>:</w:t>
      </w:r>
    </w:p>
    <w:p xmlns:wp14="http://schemas.microsoft.com/office/word/2010/wordml" w:rsidR="00F359D5" w:rsidRDefault="00E3458B" w14:paraId="4B4306AB" wp14:textId="72536EE4">
      <w:pPr>
        <w:rPr>
          <w:highlight w:val="white"/>
        </w:rPr>
      </w:pPr>
      <w:r>
        <w:br/>
      </w:r>
      <w:r w:rsidRPr="1F3F758D" w:rsidR="7891FDCB">
        <w:rPr>
          <w:lang w:val="en-US"/>
        </w:rPr>
        <w:t>&lt;div class="flourish-embed flourish-table" data-</w:t>
      </w:r>
      <w:r w:rsidRPr="1F3F758D" w:rsidR="7891FDCB">
        <w:rPr>
          <w:lang w:val="en-US"/>
        </w:rPr>
        <w:t>src</w:t>
      </w:r>
      <w:r w:rsidRPr="1F3F758D" w:rsidR="7891FDCB">
        <w:rPr>
          <w:lang w:val="en-US"/>
        </w:rPr>
        <w:t>="</w:t>
      </w:r>
      <w:r w:rsidRPr="1F3F758D" w:rsidR="7891FDCB">
        <w:rPr>
          <w:lang w:val="en-US"/>
        </w:rPr>
        <w:t>visualisation</w:t>
      </w:r>
      <w:r w:rsidRPr="1F3F758D" w:rsidR="7891FDCB">
        <w:rPr>
          <w:lang w:val="en-US"/>
        </w:rPr>
        <w:t xml:space="preserve">/26740512?1068018"&gt;&lt;script </w:t>
      </w:r>
      <w:r w:rsidRPr="1F3F758D" w:rsidR="7891FDCB">
        <w:rPr>
          <w:lang w:val="en-US"/>
        </w:rPr>
        <w:t>src</w:t>
      </w:r>
      <w:r w:rsidRPr="1F3F758D" w:rsidR="7891FDCB">
        <w:rPr>
          <w:lang w:val="en-US"/>
        </w:rPr>
        <w:t>="https://</w:t>
      </w:r>
      <w:r w:rsidRPr="1F3F758D" w:rsidR="7891FDCB">
        <w:rPr>
          <w:lang w:val="en-US"/>
        </w:rPr>
        <w:t>public.flourish.studio</w:t>
      </w:r>
      <w:r w:rsidRPr="1F3F758D" w:rsidR="7891FDCB">
        <w:rPr>
          <w:lang w:val="en-US"/>
        </w:rPr>
        <w:t>/resources/embed.js"&gt;&lt;/script&gt;&lt;</w:t>
      </w:r>
      <w:r w:rsidRPr="1F3F758D" w:rsidR="7891FDCB">
        <w:rPr>
          <w:lang w:val="en-US"/>
        </w:rPr>
        <w:t>noscript</w:t>
      </w:r>
      <w:r w:rsidRPr="1F3F758D" w:rsidR="7891FDCB">
        <w:rPr>
          <w:lang w:val="en-US"/>
        </w:rPr>
        <w:t>&gt;&lt;</w:t>
      </w:r>
      <w:r w:rsidRPr="1F3F758D" w:rsidR="7891FDCB">
        <w:rPr>
          <w:lang w:val="en-US"/>
        </w:rPr>
        <w:t>img</w:t>
      </w:r>
      <w:r w:rsidRPr="1F3F758D" w:rsidR="7891FDCB">
        <w:rPr>
          <w:lang w:val="en-US"/>
        </w:rPr>
        <w:t xml:space="preserve"> </w:t>
      </w:r>
      <w:r w:rsidRPr="1F3F758D" w:rsidR="7891FDCB">
        <w:rPr>
          <w:lang w:val="en-US"/>
        </w:rPr>
        <w:t>src</w:t>
      </w:r>
      <w:r w:rsidRPr="1F3F758D" w:rsidR="7891FDCB">
        <w:rPr>
          <w:lang w:val="en-US"/>
        </w:rPr>
        <w:t>="https://</w:t>
      </w:r>
      <w:r w:rsidRPr="1F3F758D" w:rsidR="7891FDCB">
        <w:rPr>
          <w:lang w:val="en-US"/>
        </w:rPr>
        <w:t>public.flourish.studio</w:t>
      </w:r>
      <w:r w:rsidRPr="1F3F758D" w:rsidR="7891FDCB">
        <w:rPr>
          <w:lang w:val="en-US"/>
        </w:rPr>
        <w:t>/</w:t>
      </w:r>
      <w:r w:rsidRPr="1F3F758D" w:rsidR="7891FDCB">
        <w:rPr>
          <w:lang w:val="en-US"/>
        </w:rPr>
        <w:t>visualisation</w:t>
      </w:r>
      <w:r w:rsidRPr="1F3F758D" w:rsidR="7891FDCB">
        <w:rPr>
          <w:lang w:val="en-US"/>
        </w:rPr>
        <w:t>/26740512/thumbnail" width="100%" alt="table visualization" /&gt;&lt;/</w:t>
      </w:r>
      <w:r w:rsidRPr="1F3F758D" w:rsidR="7891FDCB">
        <w:rPr>
          <w:lang w:val="en-US"/>
        </w:rPr>
        <w:t>noscript</w:t>
      </w:r>
      <w:r w:rsidRPr="1F3F758D" w:rsidR="7891FDCB">
        <w:rPr>
          <w:lang w:val="en-US"/>
        </w:rPr>
        <w:t>&gt;&lt;/div&gt;</w:t>
      </w:r>
    </w:p>
    <w:p xmlns:wp14="http://schemas.microsoft.com/office/word/2010/wordml" w:rsidR="00F359D5" w:rsidP="1F3F758D" w:rsidRDefault="00F359D5" w14:paraId="3CF2D8B6" wp14:textId="77777777">
      <w:pPr>
        <w:rPr>
          <w:b w:val="1"/>
          <w:bCs w:val="1"/>
        </w:rPr>
      </w:pPr>
    </w:p>
    <w:p xmlns:wp14="http://schemas.microsoft.com/office/word/2010/wordml" w:rsidR="00F359D5" w:rsidRDefault="00F359D5" w14:paraId="0FB78278" wp14:textId="77777777">
      <w:pPr>
        <w:spacing w:line="276" w:lineRule="auto"/>
        <w:rPr>
          <w:sz w:val="18"/>
          <w:szCs w:val="18"/>
          <w:highlight w:val="white"/>
        </w:rPr>
      </w:pPr>
    </w:p>
    <w:p xmlns:wp14="http://schemas.microsoft.com/office/word/2010/wordml" w:rsidR="00F359D5" w:rsidP="1F3F758D" w:rsidRDefault="00E3458B" w14:paraId="0CDAA2C9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76" w:lineRule="auto"/>
        <w:rPr>
          <w:b w:val="1"/>
          <w:bCs w:val="1"/>
          <w:noProof w:val="0"/>
          <w:color w:val="7F7F7F"/>
          <w:sz w:val="15"/>
          <w:szCs w:val="15"/>
          <w:lang w:val="de-DE"/>
        </w:rPr>
      </w:pPr>
      <w:r w:rsidRPr="1F3F758D" w:rsidR="00E3458B">
        <w:rPr>
          <w:b w:val="1"/>
          <w:bCs w:val="1"/>
          <w:color w:val="000000" w:themeColor="text1" w:themeTint="FF" w:themeShade="FF"/>
          <w:sz w:val="15"/>
          <w:szCs w:val="15"/>
        </w:rPr>
        <w:t>Über</w:t>
      </w:r>
      <w:r w:rsidRPr="1F3F758D" w:rsidR="00E3458B">
        <w:rPr>
          <w:b w:val="1"/>
          <w:bCs w:val="1"/>
          <w:color w:val="000000" w:themeColor="text1" w:themeTint="FF" w:themeShade="FF"/>
          <w:sz w:val="15"/>
          <w:szCs w:val="15"/>
        </w:rPr>
        <w:t xml:space="preserve"> comparis.ch</w:t>
      </w:r>
    </w:p>
    <w:p xmlns:wp14="http://schemas.microsoft.com/office/word/2010/wordml" w:rsidR="00F359D5" w:rsidP="10905983" w:rsidRDefault="00E3458B" w14:paraId="1D862EF9" wp14:textId="77777777">
      <w:pPr>
        <w:rPr>
          <w:noProof w:val="0"/>
          <w:color w:val="7F7F7F"/>
          <w:sz w:val="15"/>
          <w:szCs w:val="15"/>
          <w:lang w:val="de-DE"/>
        </w:rPr>
      </w:pPr>
      <w:r w:rsidRPr="1F3F758D" w:rsidR="00E3458B">
        <w:rPr>
          <w:color w:val="000000" w:themeColor="text1" w:themeTint="FF" w:themeShade="FF"/>
          <w:sz w:val="15"/>
          <w:szCs w:val="15"/>
        </w:rPr>
        <w:t xml:space="preserve">Mit </w:t>
      </w:r>
      <w:r w:rsidRPr="1F3F758D" w:rsidR="00E3458B">
        <w:rPr>
          <w:color w:val="000000" w:themeColor="text1" w:themeTint="FF" w:themeShade="FF"/>
          <w:sz w:val="15"/>
          <w:szCs w:val="15"/>
        </w:rPr>
        <w:t>über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80 </w:t>
      </w:r>
      <w:r w:rsidRPr="1F3F758D" w:rsidR="00E3458B">
        <w:rPr>
          <w:color w:val="000000" w:themeColor="text1" w:themeTint="FF" w:themeShade="FF"/>
          <w:sz w:val="15"/>
          <w:szCs w:val="15"/>
        </w:rPr>
        <w:t>Millionen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Besuchen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im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Jahr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zählt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comparis.ch </w:t>
      </w:r>
      <w:r w:rsidRPr="1F3F758D" w:rsidR="00E3458B">
        <w:rPr>
          <w:color w:val="000000" w:themeColor="text1" w:themeTint="FF" w:themeShade="FF"/>
          <w:sz w:val="15"/>
          <w:szCs w:val="15"/>
        </w:rPr>
        <w:t>zu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den </w:t>
      </w:r>
      <w:r w:rsidRPr="1F3F758D" w:rsidR="00E3458B">
        <w:rPr>
          <w:color w:val="000000" w:themeColor="text1" w:themeTint="FF" w:themeShade="FF"/>
          <w:sz w:val="15"/>
          <w:szCs w:val="15"/>
        </w:rPr>
        <w:t>meistgenutzten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Schweizer </w:t>
      </w:r>
      <w:r w:rsidRPr="1F3F758D" w:rsidR="00E3458B">
        <w:rPr>
          <w:color w:val="000000" w:themeColor="text1" w:themeTint="FF" w:themeShade="FF"/>
          <w:sz w:val="15"/>
          <w:szCs w:val="15"/>
        </w:rPr>
        <w:t>Websites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. Das </w:t>
      </w:r>
      <w:r w:rsidRPr="1F3F758D" w:rsidR="00E3458B">
        <w:rPr>
          <w:color w:val="000000" w:themeColor="text1" w:themeTint="FF" w:themeShade="FF"/>
          <w:sz w:val="15"/>
          <w:szCs w:val="15"/>
        </w:rPr>
        <w:t>Unternehmen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vergleicht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Tarife </w:t>
      </w:r>
      <w:r w:rsidRPr="1F3F758D" w:rsidR="00E3458B">
        <w:rPr>
          <w:color w:val="000000" w:themeColor="text1" w:themeTint="FF" w:themeShade="FF"/>
          <w:sz w:val="15"/>
          <w:szCs w:val="15"/>
        </w:rPr>
        <w:t>und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Leistungen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von </w:t>
      </w:r>
      <w:r w:rsidRPr="1F3F758D" w:rsidR="00E3458B">
        <w:rPr>
          <w:color w:val="000000" w:themeColor="text1" w:themeTint="FF" w:themeShade="FF"/>
          <w:sz w:val="15"/>
          <w:szCs w:val="15"/>
        </w:rPr>
        <w:t>Krankenkassen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, </w:t>
      </w:r>
      <w:r w:rsidRPr="1F3F758D" w:rsidR="00E3458B">
        <w:rPr>
          <w:color w:val="000000" w:themeColor="text1" w:themeTint="FF" w:themeShade="FF"/>
          <w:sz w:val="15"/>
          <w:szCs w:val="15"/>
        </w:rPr>
        <w:t>Versicherungen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, </w:t>
      </w:r>
      <w:r w:rsidRPr="1F3F758D" w:rsidR="00E3458B">
        <w:rPr>
          <w:color w:val="000000" w:themeColor="text1" w:themeTint="FF" w:themeShade="FF"/>
          <w:sz w:val="15"/>
          <w:szCs w:val="15"/>
        </w:rPr>
        <w:t>Banken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sowie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Telecom-</w:t>
      </w:r>
      <w:r w:rsidRPr="1F3F758D" w:rsidR="00E3458B">
        <w:rPr>
          <w:color w:val="000000" w:themeColor="text1" w:themeTint="FF" w:themeShade="FF"/>
          <w:sz w:val="15"/>
          <w:szCs w:val="15"/>
        </w:rPr>
        <w:t>Anbietern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und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bietet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das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grösste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Schweizer Online-</w:t>
      </w:r>
      <w:r w:rsidRPr="1F3F758D" w:rsidR="00E3458B">
        <w:rPr>
          <w:color w:val="000000" w:themeColor="text1" w:themeTint="FF" w:themeShade="FF"/>
          <w:sz w:val="15"/>
          <w:szCs w:val="15"/>
        </w:rPr>
        <w:t>Angebot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für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Autos </w:t>
      </w:r>
      <w:r w:rsidRPr="1F3F758D" w:rsidR="00E3458B">
        <w:rPr>
          <w:color w:val="000000" w:themeColor="text1" w:themeTint="FF" w:themeShade="FF"/>
          <w:sz w:val="15"/>
          <w:szCs w:val="15"/>
        </w:rPr>
        <w:t>und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Immobilien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. </w:t>
      </w:r>
      <w:r w:rsidRPr="1F3F758D" w:rsidR="00E3458B">
        <w:rPr>
          <w:color w:val="000000" w:themeColor="text1" w:themeTint="FF" w:themeShade="FF"/>
          <w:sz w:val="15"/>
          <w:szCs w:val="15"/>
        </w:rPr>
        <w:t>Dank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umfassender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Vergleiche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und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Bewertungen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bringt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das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Unternehmen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Transparenz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in den Markt. </w:t>
      </w:r>
      <w:r w:rsidRPr="1F3F758D" w:rsidR="00E3458B">
        <w:rPr>
          <w:color w:val="000000" w:themeColor="text1" w:themeTint="FF" w:themeShade="FF"/>
          <w:sz w:val="15"/>
          <w:szCs w:val="15"/>
        </w:rPr>
        <w:t>Dadurch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stärkt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comparis.ch die </w:t>
      </w:r>
      <w:r w:rsidRPr="1F3F758D" w:rsidR="00E3458B">
        <w:rPr>
          <w:color w:val="000000" w:themeColor="text1" w:themeTint="FF" w:themeShade="FF"/>
          <w:sz w:val="15"/>
          <w:szCs w:val="15"/>
        </w:rPr>
        <w:t>Entscheidungskompetenz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von </w:t>
      </w:r>
      <w:r w:rsidRPr="1F3F758D" w:rsidR="00E3458B">
        <w:rPr>
          <w:color w:val="000000" w:themeColor="text1" w:themeTint="FF" w:themeShade="FF"/>
          <w:sz w:val="15"/>
          <w:szCs w:val="15"/>
        </w:rPr>
        <w:t>Konsumentinnen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und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Konsumenten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. Das </w:t>
      </w:r>
      <w:r w:rsidRPr="1F3F758D" w:rsidR="00E3458B">
        <w:rPr>
          <w:color w:val="000000" w:themeColor="text1" w:themeTint="FF" w:themeShade="FF"/>
          <w:sz w:val="15"/>
          <w:szCs w:val="15"/>
        </w:rPr>
        <w:t>Unternehmen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wurde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1996 </w:t>
      </w:r>
      <w:r w:rsidRPr="1F3F758D" w:rsidR="00E3458B">
        <w:rPr>
          <w:color w:val="000000" w:themeColor="text1" w:themeTint="FF" w:themeShade="FF"/>
          <w:sz w:val="15"/>
          <w:szCs w:val="15"/>
        </w:rPr>
        <w:t>vom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Ökonomen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R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ichard Eisler </w:t>
      </w:r>
      <w:r w:rsidRPr="1F3F758D" w:rsidR="00E3458B">
        <w:rPr>
          <w:color w:val="000000" w:themeColor="text1" w:themeTint="FF" w:themeShade="FF"/>
          <w:sz w:val="15"/>
          <w:szCs w:val="15"/>
        </w:rPr>
        <w:t>gegründet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und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ist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in </w:t>
      </w:r>
      <w:r w:rsidRPr="1F3F758D" w:rsidR="00E3458B">
        <w:rPr>
          <w:color w:val="000000" w:themeColor="text1" w:themeTint="FF" w:themeShade="FF"/>
          <w:sz w:val="15"/>
          <w:szCs w:val="15"/>
        </w:rPr>
        <w:t>Privatbesitz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. Das </w:t>
      </w:r>
      <w:r w:rsidRPr="1F3F758D" w:rsidR="00E3458B">
        <w:rPr>
          <w:color w:val="000000" w:themeColor="text1" w:themeTint="FF" w:themeShade="FF"/>
          <w:sz w:val="15"/>
          <w:szCs w:val="15"/>
        </w:rPr>
        <w:t>Unternehmen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gehört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heute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noch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zur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Mehrheit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dem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Gründer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Richard Eisler. Es </w:t>
      </w:r>
      <w:r w:rsidRPr="1F3F758D" w:rsidR="00E3458B">
        <w:rPr>
          <w:color w:val="000000" w:themeColor="text1" w:themeTint="FF" w:themeShade="FF"/>
          <w:sz w:val="15"/>
          <w:szCs w:val="15"/>
        </w:rPr>
        <w:t>sind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keine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anderen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Unternehmen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</w:t>
      </w:r>
      <w:r w:rsidRPr="1F3F758D" w:rsidR="00E3458B">
        <w:rPr>
          <w:color w:val="000000" w:themeColor="text1" w:themeTint="FF" w:themeShade="FF"/>
          <w:sz w:val="15"/>
          <w:szCs w:val="15"/>
        </w:rPr>
        <w:t>oder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der </w:t>
      </w:r>
      <w:r w:rsidRPr="1F3F758D" w:rsidR="00E3458B">
        <w:rPr>
          <w:color w:val="000000" w:themeColor="text1" w:themeTint="FF" w:themeShade="FF"/>
          <w:sz w:val="15"/>
          <w:szCs w:val="15"/>
        </w:rPr>
        <w:t>Staat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 an Comparis </w:t>
      </w:r>
      <w:r w:rsidRPr="1F3F758D" w:rsidR="00E3458B">
        <w:rPr>
          <w:color w:val="000000" w:themeColor="text1" w:themeTint="FF" w:themeShade="FF"/>
          <w:sz w:val="15"/>
          <w:szCs w:val="15"/>
        </w:rPr>
        <w:t>beteiligt</w:t>
      </w:r>
      <w:r w:rsidRPr="1F3F758D" w:rsidR="00E3458B">
        <w:rPr>
          <w:color w:val="000000" w:themeColor="text1" w:themeTint="FF" w:themeShade="FF"/>
          <w:sz w:val="15"/>
          <w:szCs w:val="15"/>
        </w:rPr>
        <w:t xml:space="preserve">. </w:t>
      </w:r>
    </w:p>
    <w:sectPr w:rsidR="00F359D5">
      <w:footerReference w:type="default" r:id="rId20"/>
      <w:headerReference w:type="first" r:id="rId21"/>
      <w:footerReference w:type="first" r:id="rId22"/>
      <w:pgSz w:w="11906" w:h="16838" w:orient="portrait"/>
      <w:pgMar w:top="2000" w:right="1600" w:bottom="1440" w:left="1600" w:header="706" w:footer="706" w:gutter="0"/>
      <w:pgNumType w:start="1"/>
      <w:cols w:space="720"/>
      <w:titlePg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HB" w:author="Harry Büsser" w:date="2025-12-09T17:37:55" w:id="1403264644">
    <w:p xmlns:w14="http://schemas.microsoft.com/office/word/2010/wordml" xmlns:w="http://schemas.openxmlformats.org/wordprocessingml/2006/main" w:rsidR="48D24F44" w:rsidRDefault="37B04A9B" w14:paraId="19BEF1DB" w14:textId="3D735984">
      <w:pPr>
        <w:pStyle w:val="CommentText"/>
      </w:pPr>
      <w:r>
        <w:rPr>
          <w:rStyle w:val="CommentReference"/>
        </w:rPr>
        <w:annotationRef/>
      </w:r>
      <w:r w:rsidRPr="245A3235" w:rsidR="5EAB57C6">
        <w:t xml:space="preserve">insgesamt über drei Jahre oder pro Jahr? </w:t>
      </w:r>
    </w:p>
  </w:comment>
  <w:comment xmlns:w="http://schemas.openxmlformats.org/wordprocessingml/2006/main" w:initials="HB" w:author="Harry Büsser" w:date="2025-12-09T17:39:16" w:id="1299522091">
    <w:p xmlns:w14="http://schemas.microsoft.com/office/word/2010/wordml" xmlns:w="http://schemas.openxmlformats.org/wordprocessingml/2006/main" w:rsidR="16964E7E" w:rsidRDefault="52CB0CB4" w14:paraId="4A4D9CFC" w14:textId="5DF36F33">
      <w:pPr>
        <w:pStyle w:val="CommentText"/>
      </w:pPr>
      <w:r>
        <w:rPr>
          <w:rStyle w:val="CommentReference"/>
        </w:rPr>
        <w:annotationRef/>
      </w:r>
      <w:r w:rsidRPr="727E2082" w:rsidR="7AA65B85">
        <w:t xml:space="preserve">Das Wohnungsangebot bleibt deutllich hinter der Nachfrage zurück, was die Mieten nach oben treibt. </w:t>
      </w:r>
    </w:p>
  </w:comment>
  <w:comment xmlns:w="http://schemas.openxmlformats.org/wordprocessingml/2006/main" w:initials="ER" w:author="Elisabeth Rizzi" w:date="2025-12-10T09:22:53" w:id="2097439501">
    <w:p xmlns:w14="http://schemas.microsoft.com/office/word/2010/wordml" xmlns:w="http://schemas.openxmlformats.org/wordprocessingml/2006/main" w:rsidR="42E93B6C" w:rsidRDefault="4A72CC1B" w14:paraId="592909DB" w14:textId="773513FF">
      <w:pPr>
        <w:pStyle w:val="CommentText"/>
      </w:pPr>
      <w:r>
        <w:rPr>
          <w:rStyle w:val="CommentReference"/>
        </w:rPr>
        <w:annotationRef/>
      </w:r>
      <w:r w:rsidRPr="7A446FD5" w:rsidR="3D67AD3C">
        <w:t>Bitte für alle kommenden MMs auch KPI und Freizeitindex Namensänderung von KOF anpassen https://kof.ethz.ch/</w:t>
      </w:r>
    </w:p>
  </w:comment>
  <w:comment xmlns:w="http://schemas.openxmlformats.org/wordprocessingml/2006/main" w:initials="ER" w:author="Elisabeth Rizzi" w:date="2025-12-10T09:29:58" w:id="261922559">
    <w:p xmlns:w14="http://schemas.microsoft.com/office/word/2010/wordml" xmlns:w="http://schemas.openxmlformats.org/wordprocessingml/2006/main" w:rsidR="41656004" w:rsidRDefault="041F0866" w14:paraId="0BFD7B50" w14:textId="01D7148A">
      <w:pPr>
        <w:pStyle w:val="CommentText"/>
      </w:pPr>
      <w:r>
        <w:rPr>
          <w:rStyle w:val="CommentReference"/>
        </w:rPr>
        <w:annotationRef/>
      </w:r>
      <w:r w:rsidRPr="70783BB0" w:rsidR="4764B57A">
        <w:t>chrome-extension://efaidnbmnnnibpcajpcglclefindmkaj/https://res.cloudinary.com/comparis-cms/image/upload/v1762767132/press/de/2025/11/20251111_MM_AV_Pra%CC%88mienanstieg_nzta9a.pdf</w:t>
      </w:r>
    </w:p>
  </w:comment>
  <w:comment xmlns:w="http://schemas.openxmlformats.org/wordprocessingml/2006/main" w:initials="DR" w:author="Dirk Renkert" w:date="2025-12-10T16:03:05" w:id="982305921">
    <w:p xmlns:w14="http://schemas.microsoft.com/office/word/2010/wordml" xmlns:w="http://schemas.openxmlformats.org/wordprocessingml/2006/main" w:rsidR="1D490DD4" w:rsidRDefault="6F9D5C89" w14:paraId="086106AF" w14:textId="14E602CD">
      <w:pPr>
        <w:pStyle w:val="CommentText"/>
      </w:pPr>
      <w:r>
        <w:rPr>
          <w:rStyle w:val="CommentReference"/>
        </w:rPr>
        <w:annotationRef/>
      </w:r>
      <w:r w:rsidRPr="33FFA4BD" w:rsidR="18DF4E47">
        <w:t xml:space="preserve">Es sind insgesamt 2,8 Prozent. </w:t>
      </w:r>
    </w:p>
  </w:comment>
  <w:comment xmlns:w="http://schemas.openxmlformats.org/wordprocessingml/2006/main" w:initials="SW" w:author="Sandra Wyss" w:date="2025-12-11T09:15:42" w:id="262217243">
    <w:p xmlns:w14="http://schemas.microsoft.com/office/word/2010/wordml" xmlns:w="http://schemas.openxmlformats.org/wordprocessingml/2006/main" w:rsidR="7E5E3C19" w:rsidRDefault="44C75932" w14:paraId="5CA85BFD" w14:textId="787B8185">
      <w:pPr>
        <w:pStyle w:val="CommentText"/>
      </w:pPr>
      <w:r>
        <w:rPr>
          <w:rStyle w:val="CommentReference"/>
        </w:rPr>
        <w:annotationRef/>
      </w:r>
      <w:r w:rsidRPr="6BD4CBFD" w:rsidR="36333603">
        <w:t>handelt es sich um dieselbe?</w:t>
      </w:r>
    </w:p>
  </w:comment>
  <w:comment xmlns:w="http://schemas.openxmlformats.org/wordprocessingml/2006/main" w:initials="DR" w:author="Dirk Renkert" w:date="2025-12-11T11:06:04" w:id="1853892028">
    <w:p xmlns:w14="http://schemas.microsoft.com/office/word/2010/wordml" xmlns:w="http://schemas.openxmlformats.org/wordprocessingml/2006/main" w:rsidR="3BB7EEF5" w:rsidRDefault="4CC61324" w14:paraId="4A76AA4C" w14:textId="7E680D12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"mailto:sandra.wyss@comparis.ch"</w:instrText>
      </w:r>
      <w:bookmarkStart w:name="_@_C8801E7BA64140958B82F958068E121FZ" w:id="1327720200"/>
      <w:r>
        <w:fldChar w:fldCharType="separate"/>
      </w:r>
      <w:bookmarkEnd w:id="1327720200"/>
      <w:r w:rsidRPr="2B58ED5C" w:rsidR="42AF9D4E">
        <w:rPr>
          <w:rStyle w:val="Mention"/>
          <w:noProof/>
        </w:rPr>
        <w:t>@Sandra Wyss</w:t>
      </w:r>
      <w:r>
        <w:fldChar w:fldCharType="end"/>
      </w:r>
      <w:r w:rsidRPr="532BEE76" w:rsidR="0DFF5239">
        <w:t xml:space="preserve"> Nein, es ist eine andere Analyse. Ich habe im Satz vorher "Comparis-Analyse" gestrichen. Passt das so aus deiner Sicht?</w:t>
      </w:r>
    </w:p>
  </w:comment>
  <w:comment xmlns:w="http://schemas.openxmlformats.org/wordprocessingml/2006/main" w:initials="SW" w:author="Sandra Wyss" w:date="2025-12-11T11:19:49" w:id="1874286179">
    <w:p xmlns:w14="http://schemas.microsoft.com/office/word/2010/wordml" xmlns:w="http://schemas.openxmlformats.org/wordprocessingml/2006/main" w:rsidR="59150AAC" w:rsidRDefault="423E974D" w14:paraId="0FE65C27" w14:textId="392EC144">
      <w:pPr>
        <w:pStyle w:val="CommentText"/>
      </w:pPr>
      <w:r>
        <w:rPr>
          <w:rStyle w:val="CommentReference"/>
        </w:rPr>
        <w:annotationRef/>
      </w:r>
      <w:r w:rsidRPr="29C937AB" w:rsidR="4D626BD6">
        <w:t>Perfekt!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19BEF1DB"/>
  <w15:commentEx w15:done="1" w15:paraId="4A4D9CFC"/>
  <w15:commentEx w15:done="1" w15:paraId="592909DB"/>
  <w15:commentEx w15:done="1" w15:paraId="0BFD7B50"/>
  <w15:commentEx w15:done="1" w15:paraId="086106AF" w15:paraIdParent="19BEF1DB"/>
  <w15:commentEx w15:done="1" w15:paraId="5CA85BFD"/>
  <w15:commentEx w15:done="1" w15:paraId="4A76AA4C" w15:paraIdParent="5CA85BFD"/>
  <w15:commentEx w15:done="1" w15:paraId="0FE65C27" w15:paraIdParent="5CA85BFD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93A1BF2" w16cex:dateUtc="2025-12-09T16:39:16.817Z"/>
  <w16cex:commentExtensible w16cex:durableId="278E8990" w16cex:dateUtc="2025-12-09T16:37:55.103Z"/>
  <w16cex:commentExtensible w16cex:durableId="49E8B1C5" w16cex:dateUtc="2025-12-10T08:22:53.559Z"/>
  <w16cex:commentExtensible w16cex:durableId="23A4C293" w16cex:dateUtc="2025-12-10T08:29:58.352Z"/>
  <w16cex:commentExtensible w16cex:durableId="65D47467" w16cex:dateUtc="2025-12-10T15:03:05.662Z"/>
  <w16cex:commentExtensible w16cex:durableId="49CFCB96" w16cex:dateUtc="2025-12-11T08:15:42.74Z"/>
  <w16cex:commentExtensible w16cex:durableId="01194A28" w16cex:dateUtc="2025-12-11T10:06:04.942Z"/>
  <w16cex:commentExtensible w16cex:durableId="7312FC3B" w16cex:dateUtc="2025-12-11T10:19:49.13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9BEF1DB" w16cid:durableId="278E8990"/>
  <w16cid:commentId w16cid:paraId="4A4D9CFC" w16cid:durableId="793A1BF2"/>
  <w16cid:commentId w16cid:paraId="592909DB" w16cid:durableId="49E8B1C5"/>
  <w16cid:commentId w16cid:paraId="0BFD7B50" w16cid:durableId="23A4C293"/>
  <w16cid:commentId w16cid:paraId="086106AF" w16cid:durableId="65D47467"/>
  <w16cid:commentId w16cid:paraId="5CA85BFD" w16cid:durableId="49CFCB96"/>
  <w16cid:commentId w16cid:paraId="4A76AA4C" w16cid:durableId="01194A28"/>
  <w16cid:commentId w16cid:paraId="0FE65C27" w16cid:durableId="7312FC3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E3458B" w:rsidRDefault="00E3458B" w14:paraId="62EBF3C5" wp14:textId="77777777">
      <w:r>
        <w:separator/>
      </w:r>
    </w:p>
  </w:endnote>
  <w:endnote w:type="continuationSeparator" w:id="0">
    <w:p xmlns:wp14="http://schemas.microsoft.com/office/word/2010/wordml" w:rsidR="00E3458B" w:rsidRDefault="00E3458B" w14:paraId="6D98A12B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F359D5" w:rsidP="1F3F758D" w:rsidRDefault="00E3458B" w14:paraId="789A8030" wp14:textId="77777777">
    <w:pPr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pacing w:line="220" w:lineRule="auto"/>
      <w:jc w:val="right"/>
      <w:rPr>
        <w:color w:val="64C800"/>
        <w:sz w:val="16"/>
        <w:szCs w:val="16"/>
      </w:rPr>
    </w:pPr>
    <w:r w:rsidRPr="1F3F758D" w:rsidR="1F3F758D">
      <w:rPr>
        <w:color w:val="64C800"/>
        <w:sz w:val="16"/>
        <w:szCs w:val="16"/>
      </w:rPr>
      <w:t>comparis.ch AG</w:t>
    </w:r>
  </w:p>
  <w:p xmlns:wp14="http://schemas.microsoft.com/office/word/2010/wordml" w:rsidR="00F359D5" w:rsidP="1F3F758D" w:rsidRDefault="00E3458B" w14:paraId="670D3EDE" wp14:textId="77777777">
    <w:pPr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pacing w:line="220" w:lineRule="auto"/>
      <w:jc w:val="right"/>
      <w:rPr>
        <w:color w:val="64C800"/>
        <w:sz w:val="16"/>
        <w:szCs w:val="16"/>
      </w:rPr>
    </w:pPr>
    <w:r w:rsidRPr="1F3F758D" w:rsidR="1F3F758D">
      <w:rPr>
        <w:color w:val="64C800"/>
        <w:sz w:val="16"/>
        <w:szCs w:val="16"/>
      </w:rPr>
      <w:t>Birmensdorferstrasse</w:t>
    </w:r>
    <w:r w:rsidRPr="1F3F758D" w:rsidR="1F3F758D">
      <w:rPr>
        <w:color w:val="64C800"/>
        <w:sz w:val="16"/>
        <w:szCs w:val="16"/>
      </w:rPr>
      <w:t xml:space="preserve"> 108</w:t>
    </w:r>
  </w:p>
  <w:p xmlns:wp14="http://schemas.microsoft.com/office/word/2010/wordml" w:rsidR="00F359D5" w:rsidP="1F3F758D" w:rsidRDefault="00E3458B" w14:paraId="4D83B96A" wp14:textId="77777777">
    <w:pPr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pacing w:line="220" w:lineRule="auto"/>
      <w:jc w:val="right"/>
      <w:rPr>
        <w:color w:val="64C800"/>
        <w:sz w:val="16"/>
        <w:szCs w:val="16"/>
      </w:rPr>
    </w:pPr>
    <w:r w:rsidRPr="1F3F758D" w:rsidR="1F3F758D">
      <w:rPr>
        <w:color w:val="64C800"/>
        <w:sz w:val="16"/>
        <w:szCs w:val="16"/>
      </w:rPr>
      <w:t>CH-8003 Zürich</w:t>
    </w:r>
  </w:p>
  <w:p xmlns:wp14="http://schemas.microsoft.com/office/word/2010/wordml" w:rsidR="00F359D5" w:rsidP="1F3F758D" w:rsidRDefault="00F359D5" w14:paraId="34CE0A41" wp14:textId="77777777">
    <w:pPr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tabs>
        <w:tab w:val="center" w:pos="4153"/>
        <w:tab w:val="right" w:pos="830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F359D5" w:rsidP="1F3F758D" w:rsidRDefault="00F359D5" w14:paraId="2946DB82" wp14:textId="77777777">
    <w:pPr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pacing w:line="220" w:lineRule="auto"/>
      <w:jc w:val="right"/>
      <w:rPr>
        <w:color w:val="64C8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E3458B" w:rsidRDefault="00E3458B" w14:paraId="1FC39945" wp14:textId="77777777">
      <w:r>
        <w:separator/>
      </w:r>
    </w:p>
  </w:footnote>
  <w:footnote w:type="continuationSeparator" w:id="0">
    <w:p xmlns:wp14="http://schemas.microsoft.com/office/word/2010/wordml" w:rsidR="00E3458B" w:rsidRDefault="00E3458B" w14:paraId="0562CB0E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F359D5" w:rsidRDefault="00E3458B" w14:paraId="3C439563" wp14:textId="77777777">
    <w:pPr>
      <w:tabs>
        <w:tab w:val="center" w:pos="4153"/>
        <w:tab w:val="right" w:pos="8306"/>
      </w:tabs>
      <w:ind w:left="5040" w:firstLine="720"/>
      <w:rPr>
        <w:color w:val="000000"/>
      </w:rPr>
    </w:pPr>
    <w:r>
      <w:rPr>
        <w:noProof/>
      </w:rPr>
      <w:drawing>
        <wp:anchor xmlns:wp14="http://schemas.microsoft.com/office/word/2010/wordprocessingDrawing" distT="114300" distB="114300" distL="114300" distR="114300" simplePos="0" relativeHeight="251658240" behindDoc="0" locked="0" layoutInCell="1" hidden="0" allowOverlap="1" wp14:anchorId="11AFFBC3" wp14:editId="7777777">
          <wp:simplePos x="0" y="0"/>
          <wp:positionH relativeFrom="column">
            <wp:posOffset>3379160</wp:posOffset>
          </wp:positionH>
          <wp:positionV relativeFrom="paragraph">
            <wp:posOffset>113682</wp:posOffset>
          </wp:positionV>
          <wp:extent cx="2263140" cy="431074"/>
          <wp:effectExtent l="0" t="0" r="0" b="0"/>
          <wp:wrapSquare wrapText="bothSides" distT="114300" distB="114300" distL="114300" distR="114300"/>
          <wp:docPr id="4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63140" cy="43107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people.xml><?xml version="1.0" encoding="utf-8"?>
<w15:people xmlns:mc="http://schemas.openxmlformats.org/markup-compatibility/2006" xmlns:w15="http://schemas.microsoft.com/office/word/2012/wordml" mc:Ignorable="w15">
  <w15:person w15:author="Dirk Renkert">
    <w15:presenceInfo w15:providerId="AD" w15:userId="S::dirk.renkert@comparis.ch::f2ff4941-615a-4627-892b-697753af0ca2"/>
  </w15:person>
  <w15:person w15:author="Harry Büsser">
    <w15:presenceInfo w15:providerId="AD" w15:userId="S::harry.buesser@comparis.ch::000e4466-57b2-4782-ad0a-65aa0362095e"/>
  </w15:person>
  <w15:person w15:author="Elisabeth Rizzi">
    <w15:presenceInfo w15:providerId="AD" w15:userId="S::elisabeth.rizzi@comparis.ch::7f35e8b5-cd42-47c2-9efe-92078fdf8e4b"/>
  </w15:person>
  <w15:person w15:author="Harry Büsser">
    <w15:presenceInfo w15:providerId="AD" w15:userId="S::harry.buesser@comparis.ch::000e4466-57b2-4782-ad0a-65aa0362095e"/>
  </w15:person>
  <w15:person w15:author="Elisabeth Rizzi">
    <w15:presenceInfo w15:providerId="AD" w15:userId="S::elisabeth.rizzi@comparis.ch::7f35e8b5-cd42-47c2-9efe-92078fdf8e4b"/>
  </w15:person>
  <w15:person w15:author="Alessandro Schmid">
    <w15:presenceInfo w15:providerId="AD" w15:userId="S::alessandro.schmid@comparis.ch::ade722d3-3382-4ee6-a785-539f82a25e14"/>
  </w15:person>
  <w15:person w15:author="Sandra Wyss">
    <w15:presenceInfo w15:providerId="AD" w15:userId="S::sandra.wyss@comparis.ch::dc94ec90-71ef-4bbd-9c32-37e99fcec555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tru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9D5"/>
    <w:rsid w:val="0055664A"/>
    <w:rsid w:val="0061EF69"/>
    <w:rsid w:val="006FC0FA"/>
    <w:rsid w:val="00785B31"/>
    <w:rsid w:val="00786552"/>
    <w:rsid w:val="007B9801"/>
    <w:rsid w:val="00A533B1"/>
    <w:rsid w:val="00B1419F"/>
    <w:rsid w:val="00E3458B"/>
    <w:rsid w:val="00F359D5"/>
    <w:rsid w:val="010122A9"/>
    <w:rsid w:val="010EBEEE"/>
    <w:rsid w:val="012FA9E3"/>
    <w:rsid w:val="01A842E4"/>
    <w:rsid w:val="01E4FED5"/>
    <w:rsid w:val="0207C0F0"/>
    <w:rsid w:val="02936416"/>
    <w:rsid w:val="02B99356"/>
    <w:rsid w:val="02F45884"/>
    <w:rsid w:val="03005AC9"/>
    <w:rsid w:val="032FA201"/>
    <w:rsid w:val="03614D50"/>
    <w:rsid w:val="03D31262"/>
    <w:rsid w:val="03D6F9EB"/>
    <w:rsid w:val="03FB4CD6"/>
    <w:rsid w:val="03FBEC95"/>
    <w:rsid w:val="040B4E7D"/>
    <w:rsid w:val="04330407"/>
    <w:rsid w:val="045BFB55"/>
    <w:rsid w:val="04F217E2"/>
    <w:rsid w:val="0598511C"/>
    <w:rsid w:val="05CF5BFF"/>
    <w:rsid w:val="05D7267D"/>
    <w:rsid w:val="05E3B531"/>
    <w:rsid w:val="05EEC020"/>
    <w:rsid w:val="0631B069"/>
    <w:rsid w:val="067DE939"/>
    <w:rsid w:val="06EC0130"/>
    <w:rsid w:val="071A99CD"/>
    <w:rsid w:val="0741528F"/>
    <w:rsid w:val="0753DF05"/>
    <w:rsid w:val="07628A27"/>
    <w:rsid w:val="077B472D"/>
    <w:rsid w:val="07888805"/>
    <w:rsid w:val="07D1946D"/>
    <w:rsid w:val="07D3754A"/>
    <w:rsid w:val="07F407CE"/>
    <w:rsid w:val="08308275"/>
    <w:rsid w:val="083779A0"/>
    <w:rsid w:val="0871BD29"/>
    <w:rsid w:val="08A7CA78"/>
    <w:rsid w:val="09261AD5"/>
    <w:rsid w:val="09319211"/>
    <w:rsid w:val="09394864"/>
    <w:rsid w:val="0946A6CE"/>
    <w:rsid w:val="0953E4B9"/>
    <w:rsid w:val="09547D4B"/>
    <w:rsid w:val="096083BB"/>
    <w:rsid w:val="0990309C"/>
    <w:rsid w:val="0997B4B3"/>
    <w:rsid w:val="09BF4089"/>
    <w:rsid w:val="09C0A81B"/>
    <w:rsid w:val="09E08ABC"/>
    <w:rsid w:val="09F836CF"/>
    <w:rsid w:val="0A4009D0"/>
    <w:rsid w:val="0A482AF9"/>
    <w:rsid w:val="0A5B7398"/>
    <w:rsid w:val="0A5BB0AB"/>
    <w:rsid w:val="0A677396"/>
    <w:rsid w:val="0ADD90B7"/>
    <w:rsid w:val="0AE591BF"/>
    <w:rsid w:val="0AE816DE"/>
    <w:rsid w:val="0AEFAD48"/>
    <w:rsid w:val="0B0C4BF1"/>
    <w:rsid w:val="0B4F91CA"/>
    <w:rsid w:val="0B5BB057"/>
    <w:rsid w:val="0B6A2169"/>
    <w:rsid w:val="0B6BDB64"/>
    <w:rsid w:val="0B887618"/>
    <w:rsid w:val="0B8CB13E"/>
    <w:rsid w:val="0BC200F0"/>
    <w:rsid w:val="0BD73205"/>
    <w:rsid w:val="0BDA281A"/>
    <w:rsid w:val="0C70E2F4"/>
    <w:rsid w:val="0CAD99B5"/>
    <w:rsid w:val="0CB4FDB7"/>
    <w:rsid w:val="0D0CB6BD"/>
    <w:rsid w:val="0E043E33"/>
    <w:rsid w:val="0E39B2D3"/>
    <w:rsid w:val="0F15EC4A"/>
    <w:rsid w:val="0F43331A"/>
    <w:rsid w:val="0F60C1EF"/>
    <w:rsid w:val="0FC56D74"/>
    <w:rsid w:val="0FC6A00B"/>
    <w:rsid w:val="0FD866E5"/>
    <w:rsid w:val="0FE4F91B"/>
    <w:rsid w:val="10026207"/>
    <w:rsid w:val="105C66FA"/>
    <w:rsid w:val="10905983"/>
    <w:rsid w:val="10C08400"/>
    <w:rsid w:val="10EE89BE"/>
    <w:rsid w:val="1187656F"/>
    <w:rsid w:val="11AC56D0"/>
    <w:rsid w:val="11B5ED39"/>
    <w:rsid w:val="11BE0068"/>
    <w:rsid w:val="11CE8EB5"/>
    <w:rsid w:val="11ED1E17"/>
    <w:rsid w:val="121743C4"/>
    <w:rsid w:val="124D962A"/>
    <w:rsid w:val="12707568"/>
    <w:rsid w:val="128562C6"/>
    <w:rsid w:val="131E318A"/>
    <w:rsid w:val="13475170"/>
    <w:rsid w:val="1372D03B"/>
    <w:rsid w:val="141E015D"/>
    <w:rsid w:val="1424AF4D"/>
    <w:rsid w:val="143C50D0"/>
    <w:rsid w:val="147E27BE"/>
    <w:rsid w:val="14ADC772"/>
    <w:rsid w:val="14BAB117"/>
    <w:rsid w:val="14C074CC"/>
    <w:rsid w:val="15ABED42"/>
    <w:rsid w:val="15AD13BD"/>
    <w:rsid w:val="16249BF4"/>
    <w:rsid w:val="165B9109"/>
    <w:rsid w:val="16EDEAFA"/>
    <w:rsid w:val="173F6D1A"/>
    <w:rsid w:val="17632F1E"/>
    <w:rsid w:val="1830B8B0"/>
    <w:rsid w:val="185BF8AB"/>
    <w:rsid w:val="18A59BE2"/>
    <w:rsid w:val="18FF7B65"/>
    <w:rsid w:val="193C0726"/>
    <w:rsid w:val="194C09AF"/>
    <w:rsid w:val="195595E9"/>
    <w:rsid w:val="1959C63D"/>
    <w:rsid w:val="19C999DE"/>
    <w:rsid w:val="19E3E50C"/>
    <w:rsid w:val="19EEA910"/>
    <w:rsid w:val="1A254096"/>
    <w:rsid w:val="1A427C24"/>
    <w:rsid w:val="1AA2DB93"/>
    <w:rsid w:val="1AF25591"/>
    <w:rsid w:val="1AF494E3"/>
    <w:rsid w:val="1B0B838F"/>
    <w:rsid w:val="1B227FE7"/>
    <w:rsid w:val="1B28D419"/>
    <w:rsid w:val="1BA22A81"/>
    <w:rsid w:val="1BB9FEAC"/>
    <w:rsid w:val="1BC9ECBC"/>
    <w:rsid w:val="1BFAD381"/>
    <w:rsid w:val="1C27A9CF"/>
    <w:rsid w:val="1C3C645B"/>
    <w:rsid w:val="1C6003AC"/>
    <w:rsid w:val="1CF40D9E"/>
    <w:rsid w:val="1CF6BE36"/>
    <w:rsid w:val="1D1E4763"/>
    <w:rsid w:val="1D6CD776"/>
    <w:rsid w:val="1D76EB8F"/>
    <w:rsid w:val="1D983A6F"/>
    <w:rsid w:val="1D9E0FBD"/>
    <w:rsid w:val="1DC1A3F5"/>
    <w:rsid w:val="1DF49730"/>
    <w:rsid w:val="1E6BE46F"/>
    <w:rsid w:val="1E79677E"/>
    <w:rsid w:val="1E999199"/>
    <w:rsid w:val="1ED36142"/>
    <w:rsid w:val="1EF604F0"/>
    <w:rsid w:val="1F03C45E"/>
    <w:rsid w:val="1F1217C7"/>
    <w:rsid w:val="1F3F758D"/>
    <w:rsid w:val="1F7D5C48"/>
    <w:rsid w:val="1F826D5F"/>
    <w:rsid w:val="1F9087F6"/>
    <w:rsid w:val="1FDFB199"/>
    <w:rsid w:val="20324E8F"/>
    <w:rsid w:val="20C0C6B3"/>
    <w:rsid w:val="219C6A45"/>
    <w:rsid w:val="21DC7AAB"/>
    <w:rsid w:val="220DD543"/>
    <w:rsid w:val="22A4C044"/>
    <w:rsid w:val="22C57830"/>
    <w:rsid w:val="237E166D"/>
    <w:rsid w:val="238FC7D5"/>
    <w:rsid w:val="23AE7151"/>
    <w:rsid w:val="242B76D5"/>
    <w:rsid w:val="2438669E"/>
    <w:rsid w:val="244537AC"/>
    <w:rsid w:val="24518369"/>
    <w:rsid w:val="248D6C19"/>
    <w:rsid w:val="24B2E770"/>
    <w:rsid w:val="24FEAF71"/>
    <w:rsid w:val="25806C23"/>
    <w:rsid w:val="25DA3002"/>
    <w:rsid w:val="26A8765C"/>
    <w:rsid w:val="26C08AAA"/>
    <w:rsid w:val="26CA8A02"/>
    <w:rsid w:val="26EA7DF5"/>
    <w:rsid w:val="27393DA7"/>
    <w:rsid w:val="274126A0"/>
    <w:rsid w:val="2772E614"/>
    <w:rsid w:val="278C3569"/>
    <w:rsid w:val="27FF1300"/>
    <w:rsid w:val="28242456"/>
    <w:rsid w:val="284B2563"/>
    <w:rsid w:val="28AD9F00"/>
    <w:rsid w:val="28B757AE"/>
    <w:rsid w:val="28E9D0FB"/>
    <w:rsid w:val="28F0BC4C"/>
    <w:rsid w:val="290BA1DD"/>
    <w:rsid w:val="290CDB9F"/>
    <w:rsid w:val="291E4464"/>
    <w:rsid w:val="2963B729"/>
    <w:rsid w:val="296E53A4"/>
    <w:rsid w:val="29758D5E"/>
    <w:rsid w:val="29A1465C"/>
    <w:rsid w:val="29A4E8B6"/>
    <w:rsid w:val="29AEE346"/>
    <w:rsid w:val="29B91A4E"/>
    <w:rsid w:val="29C91E02"/>
    <w:rsid w:val="2B046F15"/>
    <w:rsid w:val="2B5D3A2E"/>
    <w:rsid w:val="2BED14C6"/>
    <w:rsid w:val="2C0253D1"/>
    <w:rsid w:val="2C354131"/>
    <w:rsid w:val="2C8C62FF"/>
    <w:rsid w:val="2D074E51"/>
    <w:rsid w:val="2D99F308"/>
    <w:rsid w:val="2DBD682C"/>
    <w:rsid w:val="2DE1D40B"/>
    <w:rsid w:val="2DE7853B"/>
    <w:rsid w:val="2E2BDFBE"/>
    <w:rsid w:val="2F89B24B"/>
    <w:rsid w:val="2FB05DB5"/>
    <w:rsid w:val="2FEF7E7D"/>
    <w:rsid w:val="3005AD97"/>
    <w:rsid w:val="301A32FF"/>
    <w:rsid w:val="310399CF"/>
    <w:rsid w:val="31205EB0"/>
    <w:rsid w:val="312AACCD"/>
    <w:rsid w:val="316F6496"/>
    <w:rsid w:val="317C5C1C"/>
    <w:rsid w:val="31942E0F"/>
    <w:rsid w:val="31CB018E"/>
    <w:rsid w:val="32546203"/>
    <w:rsid w:val="32A24676"/>
    <w:rsid w:val="32B1AFC6"/>
    <w:rsid w:val="32B89D17"/>
    <w:rsid w:val="334D0DD3"/>
    <w:rsid w:val="33C625A9"/>
    <w:rsid w:val="33CE0413"/>
    <w:rsid w:val="3407B450"/>
    <w:rsid w:val="3414D14D"/>
    <w:rsid w:val="34E89F4A"/>
    <w:rsid w:val="354ED81C"/>
    <w:rsid w:val="35517311"/>
    <w:rsid w:val="356016F7"/>
    <w:rsid w:val="35704132"/>
    <w:rsid w:val="35893BAC"/>
    <w:rsid w:val="360551F7"/>
    <w:rsid w:val="360F72C7"/>
    <w:rsid w:val="3630DE32"/>
    <w:rsid w:val="3663F4E5"/>
    <w:rsid w:val="36BF2C97"/>
    <w:rsid w:val="36E2E456"/>
    <w:rsid w:val="3750C8B8"/>
    <w:rsid w:val="37ABBA63"/>
    <w:rsid w:val="37F3ACB5"/>
    <w:rsid w:val="38174DB2"/>
    <w:rsid w:val="382EAADB"/>
    <w:rsid w:val="38398BFD"/>
    <w:rsid w:val="38A079EA"/>
    <w:rsid w:val="38A9D0EB"/>
    <w:rsid w:val="38AF00C7"/>
    <w:rsid w:val="38BCC91C"/>
    <w:rsid w:val="38D23FFC"/>
    <w:rsid w:val="38EA78C3"/>
    <w:rsid w:val="38EE5181"/>
    <w:rsid w:val="3954C410"/>
    <w:rsid w:val="39CA278A"/>
    <w:rsid w:val="39CE2504"/>
    <w:rsid w:val="3A3A1711"/>
    <w:rsid w:val="3A636FCB"/>
    <w:rsid w:val="3ABB0DD7"/>
    <w:rsid w:val="3B0A986E"/>
    <w:rsid w:val="3B0DAFC3"/>
    <w:rsid w:val="3B158F9D"/>
    <w:rsid w:val="3B2B010D"/>
    <w:rsid w:val="3B38D6B4"/>
    <w:rsid w:val="3B3AD3D1"/>
    <w:rsid w:val="3B5C56CC"/>
    <w:rsid w:val="3B8C0A64"/>
    <w:rsid w:val="3BA5FCBC"/>
    <w:rsid w:val="3BFF2C61"/>
    <w:rsid w:val="3C4A851A"/>
    <w:rsid w:val="3C97D08E"/>
    <w:rsid w:val="3CE15A40"/>
    <w:rsid w:val="3D4DC67F"/>
    <w:rsid w:val="3DBC9C8F"/>
    <w:rsid w:val="3E082420"/>
    <w:rsid w:val="3E151380"/>
    <w:rsid w:val="3E221A22"/>
    <w:rsid w:val="3E51DB5C"/>
    <w:rsid w:val="3E5AFFD5"/>
    <w:rsid w:val="3E844C81"/>
    <w:rsid w:val="3EF1CCA5"/>
    <w:rsid w:val="3F0F8B84"/>
    <w:rsid w:val="3F890773"/>
    <w:rsid w:val="3F8EE1A0"/>
    <w:rsid w:val="3F927F2A"/>
    <w:rsid w:val="3FE3BD4E"/>
    <w:rsid w:val="40110CA5"/>
    <w:rsid w:val="4061884D"/>
    <w:rsid w:val="4087A7FA"/>
    <w:rsid w:val="40B433FE"/>
    <w:rsid w:val="40BFEDE0"/>
    <w:rsid w:val="40CC1D0C"/>
    <w:rsid w:val="40D9703E"/>
    <w:rsid w:val="40FF3D7C"/>
    <w:rsid w:val="413BA8D4"/>
    <w:rsid w:val="4144F244"/>
    <w:rsid w:val="416CF3A1"/>
    <w:rsid w:val="417E3B55"/>
    <w:rsid w:val="41EF9D40"/>
    <w:rsid w:val="41FBC254"/>
    <w:rsid w:val="422E2188"/>
    <w:rsid w:val="4272D96E"/>
    <w:rsid w:val="4297EBF9"/>
    <w:rsid w:val="42C1CFB3"/>
    <w:rsid w:val="43284A2C"/>
    <w:rsid w:val="432EDFA3"/>
    <w:rsid w:val="4374B472"/>
    <w:rsid w:val="43AD97D9"/>
    <w:rsid w:val="43D22946"/>
    <w:rsid w:val="447AE0AF"/>
    <w:rsid w:val="44AD4490"/>
    <w:rsid w:val="44B0A7BD"/>
    <w:rsid w:val="44B4BC21"/>
    <w:rsid w:val="45E7C849"/>
    <w:rsid w:val="46681FFA"/>
    <w:rsid w:val="46AE3A1D"/>
    <w:rsid w:val="46BA7AAA"/>
    <w:rsid w:val="46D58B55"/>
    <w:rsid w:val="47190F5B"/>
    <w:rsid w:val="47575F5F"/>
    <w:rsid w:val="47AFCBAB"/>
    <w:rsid w:val="47C27E86"/>
    <w:rsid w:val="4806867C"/>
    <w:rsid w:val="480F86D5"/>
    <w:rsid w:val="4847DBA3"/>
    <w:rsid w:val="485C38DD"/>
    <w:rsid w:val="488725E8"/>
    <w:rsid w:val="48BCFFB3"/>
    <w:rsid w:val="493A6F3D"/>
    <w:rsid w:val="495784E7"/>
    <w:rsid w:val="495F103A"/>
    <w:rsid w:val="497884AC"/>
    <w:rsid w:val="497AF68F"/>
    <w:rsid w:val="49897C9A"/>
    <w:rsid w:val="49AD3300"/>
    <w:rsid w:val="49B1E54A"/>
    <w:rsid w:val="49E957C5"/>
    <w:rsid w:val="49EE14BA"/>
    <w:rsid w:val="49FB5C42"/>
    <w:rsid w:val="4A4E53F4"/>
    <w:rsid w:val="4A6CEE5A"/>
    <w:rsid w:val="4A7DD483"/>
    <w:rsid w:val="4A8FC12D"/>
    <w:rsid w:val="4B03E345"/>
    <w:rsid w:val="4B0B225C"/>
    <w:rsid w:val="4BC83595"/>
    <w:rsid w:val="4BDE4C4C"/>
    <w:rsid w:val="4BF6CD36"/>
    <w:rsid w:val="4C294306"/>
    <w:rsid w:val="4C362509"/>
    <w:rsid w:val="4C7DA813"/>
    <w:rsid w:val="4CE5CA30"/>
    <w:rsid w:val="4CF068A7"/>
    <w:rsid w:val="4CFE01B4"/>
    <w:rsid w:val="4D004AB2"/>
    <w:rsid w:val="4D559FE7"/>
    <w:rsid w:val="4D834AE1"/>
    <w:rsid w:val="4DF893C3"/>
    <w:rsid w:val="4E05A0CC"/>
    <w:rsid w:val="4E3C66AA"/>
    <w:rsid w:val="4E73F95B"/>
    <w:rsid w:val="4E7FEB4A"/>
    <w:rsid w:val="4ED3B6DA"/>
    <w:rsid w:val="4EEED437"/>
    <w:rsid w:val="4F5B3E00"/>
    <w:rsid w:val="4F982C24"/>
    <w:rsid w:val="4FA38FB9"/>
    <w:rsid w:val="4FB94DD9"/>
    <w:rsid w:val="4FBFEB45"/>
    <w:rsid w:val="4FE3882B"/>
    <w:rsid w:val="4FE6597F"/>
    <w:rsid w:val="50378907"/>
    <w:rsid w:val="50715523"/>
    <w:rsid w:val="50A61606"/>
    <w:rsid w:val="50AAA7EA"/>
    <w:rsid w:val="50D056D0"/>
    <w:rsid w:val="5140EC38"/>
    <w:rsid w:val="51431FCA"/>
    <w:rsid w:val="51C95F40"/>
    <w:rsid w:val="521FF1D3"/>
    <w:rsid w:val="523C7CB0"/>
    <w:rsid w:val="524B07E8"/>
    <w:rsid w:val="5274B301"/>
    <w:rsid w:val="5296634C"/>
    <w:rsid w:val="5302B7D6"/>
    <w:rsid w:val="53AA4B94"/>
    <w:rsid w:val="53CEAA61"/>
    <w:rsid w:val="53F775D4"/>
    <w:rsid w:val="5411EA27"/>
    <w:rsid w:val="543750C3"/>
    <w:rsid w:val="544D3F85"/>
    <w:rsid w:val="5487A078"/>
    <w:rsid w:val="54DDB380"/>
    <w:rsid w:val="54EE911E"/>
    <w:rsid w:val="55435E80"/>
    <w:rsid w:val="558A5FFD"/>
    <w:rsid w:val="560C51B6"/>
    <w:rsid w:val="562F6DCB"/>
    <w:rsid w:val="56305269"/>
    <w:rsid w:val="5632B8A4"/>
    <w:rsid w:val="565D898A"/>
    <w:rsid w:val="5677E4EB"/>
    <w:rsid w:val="568750BF"/>
    <w:rsid w:val="57010975"/>
    <w:rsid w:val="57251C25"/>
    <w:rsid w:val="573D9FE5"/>
    <w:rsid w:val="5759028C"/>
    <w:rsid w:val="57C25956"/>
    <w:rsid w:val="57CCE439"/>
    <w:rsid w:val="58265673"/>
    <w:rsid w:val="585C15EF"/>
    <w:rsid w:val="58699D22"/>
    <w:rsid w:val="591C0DB1"/>
    <w:rsid w:val="591E77D3"/>
    <w:rsid w:val="59CC27BF"/>
    <w:rsid w:val="59D5FE40"/>
    <w:rsid w:val="59F8B619"/>
    <w:rsid w:val="59FC28DF"/>
    <w:rsid w:val="5A6F5947"/>
    <w:rsid w:val="5A9F5717"/>
    <w:rsid w:val="5AC57E16"/>
    <w:rsid w:val="5AD795B5"/>
    <w:rsid w:val="5ADC0D00"/>
    <w:rsid w:val="5AF60044"/>
    <w:rsid w:val="5B2229FA"/>
    <w:rsid w:val="5B464CE4"/>
    <w:rsid w:val="5B63101B"/>
    <w:rsid w:val="5BD85127"/>
    <w:rsid w:val="5C9E06EF"/>
    <w:rsid w:val="5C9EF0AE"/>
    <w:rsid w:val="5CF50FD0"/>
    <w:rsid w:val="5D17319F"/>
    <w:rsid w:val="5D97090D"/>
    <w:rsid w:val="5DD3C180"/>
    <w:rsid w:val="5E488B0B"/>
    <w:rsid w:val="5E52271A"/>
    <w:rsid w:val="5E5A4330"/>
    <w:rsid w:val="5EDA96FE"/>
    <w:rsid w:val="5F1AF955"/>
    <w:rsid w:val="5F416DF3"/>
    <w:rsid w:val="5F76B789"/>
    <w:rsid w:val="5F8CAD8C"/>
    <w:rsid w:val="5FF631FC"/>
    <w:rsid w:val="6003AABB"/>
    <w:rsid w:val="601A206F"/>
    <w:rsid w:val="60545E2B"/>
    <w:rsid w:val="60743171"/>
    <w:rsid w:val="6088C061"/>
    <w:rsid w:val="60B90A30"/>
    <w:rsid w:val="60D0A3CD"/>
    <w:rsid w:val="60FC3021"/>
    <w:rsid w:val="61070310"/>
    <w:rsid w:val="6109B351"/>
    <w:rsid w:val="61A8E1B7"/>
    <w:rsid w:val="61AF1708"/>
    <w:rsid w:val="61B9648A"/>
    <w:rsid w:val="6205319F"/>
    <w:rsid w:val="62432265"/>
    <w:rsid w:val="629B1118"/>
    <w:rsid w:val="62B9CAFB"/>
    <w:rsid w:val="62BB28EF"/>
    <w:rsid w:val="62D225FC"/>
    <w:rsid w:val="62FE08E6"/>
    <w:rsid w:val="6310F26F"/>
    <w:rsid w:val="63398758"/>
    <w:rsid w:val="63795895"/>
    <w:rsid w:val="63C8F55C"/>
    <w:rsid w:val="643C0DB7"/>
    <w:rsid w:val="64C42EED"/>
    <w:rsid w:val="64CADC94"/>
    <w:rsid w:val="64CDB68C"/>
    <w:rsid w:val="64FDAD5F"/>
    <w:rsid w:val="657448F5"/>
    <w:rsid w:val="65D724D2"/>
    <w:rsid w:val="65FA41E9"/>
    <w:rsid w:val="661BABB4"/>
    <w:rsid w:val="665A7147"/>
    <w:rsid w:val="667472A0"/>
    <w:rsid w:val="66A51209"/>
    <w:rsid w:val="66DCA49C"/>
    <w:rsid w:val="66E0B9FF"/>
    <w:rsid w:val="6704BE38"/>
    <w:rsid w:val="67473DD7"/>
    <w:rsid w:val="675A9C67"/>
    <w:rsid w:val="67744C98"/>
    <w:rsid w:val="67DD0034"/>
    <w:rsid w:val="6834BFB8"/>
    <w:rsid w:val="687D1225"/>
    <w:rsid w:val="68873304"/>
    <w:rsid w:val="68881725"/>
    <w:rsid w:val="68941DBF"/>
    <w:rsid w:val="68CFC96C"/>
    <w:rsid w:val="68F5A863"/>
    <w:rsid w:val="697CBAB4"/>
    <w:rsid w:val="69939F54"/>
    <w:rsid w:val="6A4E6D7C"/>
    <w:rsid w:val="6A8B8541"/>
    <w:rsid w:val="6A8D80A2"/>
    <w:rsid w:val="6A8D98FF"/>
    <w:rsid w:val="6ADEA3A9"/>
    <w:rsid w:val="6AF79EE2"/>
    <w:rsid w:val="6B1023EF"/>
    <w:rsid w:val="6B7B5728"/>
    <w:rsid w:val="6BDF60F8"/>
    <w:rsid w:val="6C44ABDD"/>
    <w:rsid w:val="6D344975"/>
    <w:rsid w:val="6D675B40"/>
    <w:rsid w:val="6D7F9171"/>
    <w:rsid w:val="6D8020E8"/>
    <w:rsid w:val="6E46D0F8"/>
    <w:rsid w:val="6EAED2EE"/>
    <w:rsid w:val="6EC8F764"/>
    <w:rsid w:val="6EEDD19B"/>
    <w:rsid w:val="6F03B91F"/>
    <w:rsid w:val="6F97C751"/>
    <w:rsid w:val="6F9F3BB5"/>
    <w:rsid w:val="6FFA0B28"/>
    <w:rsid w:val="70312CBF"/>
    <w:rsid w:val="709993FF"/>
    <w:rsid w:val="70D26B22"/>
    <w:rsid w:val="715E06B3"/>
    <w:rsid w:val="7164147F"/>
    <w:rsid w:val="717847F1"/>
    <w:rsid w:val="718DA1D1"/>
    <w:rsid w:val="71FAD232"/>
    <w:rsid w:val="7233EC97"/>
    <w:rsid w:val="726A3B68"/>
    <w:rsid w:val="7275FABA"/>
    <w:rsid w:val="728DFEEB"/>
    <w:rsid w:val="7291712C"/>
    <w:rsid w:val="72D21B65"/>
    <w:rsid w:val="730E6AA6"/>
    <w:rsid w:val="7316C401"/>
    <w:rsid w:val="739F960A"/>
    <w:rsid w:val="73B0E370"/>
    <w:rsid w:val="73BE1309"/>
    <w:rsid w:val="748967A8"/>
    <w:rsid w:val="7491F856"/>
    <w:rsid w:val="74C3BF88"/>
    <w:rsid w:val="74E0F714"/>
    <w:rsid w:val="753BF047"/>
    <w:rsid w:val="7574B071"/>
    <w:rsid w:val="75788612"/>
    <w:rsid w:val="75DBF15D"/>
    <w:rsid w:val="760199DE"/>
    <w:rsid w:val="7606617A"/>
    <w:rsid w:val="76338EF3"/>
    <w:rsid w:val="7732C1DC"/>
    <w:rsid w:val="7750F17B"/>
    <w:rsid w:val="77955744"/>
    <w:rsid w:val="77B14252"/>
    <w:rsid w:val="77C11293"/>
    <w:rsid w:val="7805165F"/>
    <w:rsid w:val="7874CEF9"/>
    <w:rsid w:val="787ADC78"/>
    <w:rsid w:val="7891FDCB"/>
    <w:rsid w:val="78B06EAD"/>
    <w:rsid w:val="78FB351B"/>
    <w:rsid w:val="78FC167A"/>
    <w:rsid w:val="792C67DA"/>
    <w:rsid w:val="7932921E"/>
    <w:rsid w:val="79535EC9"/>
    <w:rsid w:val="797B004C"/>
    <w:rsid w:val="79902461"/>
    <w:rsid w:val="79AA39CA"/>
    <w:rsid w:val="79BB2505"/>
    <w:rsid w:val="79C71B8A"/>
    <w:rsid w:val="79CA4E89"/>
    <w:rsid w:val="7A3C7700"/>
    <w:rsid w:val="7A6EEA36"/>
    <w:rsid w:val="7AF06465"/>
    <w:rsid w:val="7B68D791"/>
    <w:rsid w:val="7B73E388"/>
    <w:rsid w:val="7C139DD4"/>
    <w:rsid w:val="7C494B77"/>
    <w:rsid w:val="7CAA51A2"/>
    <w:rsid w:val="7CDB706E"/>
    <w:rsid w:val="7D2002F3"/>
    <w:rsid w:val="7D495CAE"/>
    <w:rsid w:val="7D4A69FC"/>
    <w:rsid w:val="7E2F6101"/>
    <w:rsid w:val="7E71529B"/>
    <w:rsid w:val="7EB768DF"/>
    <w:rsid w:val="7F533841"/>
    <w:rsid w:val="7F675898"/>
    <w:rsid w:val="7FF93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ED9073"/>
  <w15:docId w15:val="{E5330A35-767E-4AAF-AC98-36F347B93C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lang w:val="fr-CH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1F3F758D"/>
    <w:rPr>
      <w:noProof w:val="0"/>
      <w:lang w:val="de-CH"/>
    </w:rPr>
  </w:style>
  <w:style w:type="paragraph" w:styleId="Heading1">
    <w:uiPriority w:val="9"/>
    <w:name w:val="heading 1"/>
    <w:basedOn w:val="Normal"/>
    <w:next w:val="Normal"/>
    <w:qFormat/>
    <w:rsid w:val="1F3F758D"/>
    <w:rPr>
      <w:b w:val="1"/>
      <w:bCs w:val="1"/>
      <w:sz w:val="28"/>
      <w:szCs w:val="28"/>
    </w:rPr>
    <w:pPr>
      <w:keepNext w:val="1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F3F758D"/>
    <w:rPr>
      <w:b w:val="1"/>
      <w:bCs w:val="1"/>
      <w:sz w:val="24"/>
      <w:szCs w:val="24"/>
    </w:rPr>
    <w:pPr>
      <w:keepNext w:val="1"/>
      <w:outlineLvl w:val="1"/>
    </w:pPr>
  </w:style>
  <w:style w:type="paragraph" w:styleId="Heading3">
    <w:uiPriority w:val="9"/>
    <w:name w:val="heading 3"/>
    <w:basedOn w:val="Normal"/>
    <w:next w:val="Normal"/>
    <w:semiHidden/>
    <w:unhideWhenUsed/>
    <w:qFormat/>
    <w:rsid w:val="1F3F758D"/>
    <w:rPr>
      <w:b w:val="1"/>
      <w:bCs w:val="1"/>
    </w:rPr>
    <w:pPr>
      <w:keepNext w:val="1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qFormat/>
    <w:rsid w:val="1F3F758D"/>
    <w:rPr>
      <w:i w:val="1"/>
      <w:iCs w:val="1"/>
    </w:rPr>
    <w:pPr>
      <w:keepNext w:val="1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qFormat/>
    <w:rsid w:val="1F3F758D"/>
    <w:pPr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qFormat/>
    <w:rsid w:val="1F3F758D"/>
    <w:rPr>
      <w:b w:val="1"/>
      <w:bCs w:val="1"/>
      <w:sz w:val="22"/>
      <w:szCs w:val="22"/>
    </w:rPr>
    <w:pPr>
      <w:keepNext w:val="1"/>
      <w:jc w:val="both"/>
      <w:outlineLvl w:val="5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uiPriority w:val="10"/>
    <w:name w:val="Title"/>
    <w:basedOn w:val="Normal"/>
    <w:next w:val="Normal"/>
    <w:qFormat/>
    <w:rsid w:val="1F3F758D"/>
    <w:rPr>
      <w:b w:val="1"/>
      <w:bCs w:val="1"/>
      <w:sz w:val="72"/>
      <w:szCs w:val="72"/>
    </w:rPr>
    <w:pPr>
      <w:keepNext w:val="1"/>
      <w:keepLines w:val="1"/>
      <w:spacing w:before="480" w:after="120"/>
    </w:pPr>
  </w:style>
  <w:style w:type="table" w:styleId="TableNormal1" w:customStyle="1">
    <w:name w:val="Table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uiPriority w:val="11"/>
    <w:name w:val="Subtitle"/>
    <w:basedOn w:val="Normal"/>
    <w:next w:val="Normal"/>
    <w:qFormat/>
    <w:rsid w:val="1F3F758D"/>
    <w:rPr>
      <w:rFonts w:ascii="Georgia" w:hAnsi="Georgia" w:eastAsia="Georgia" w:cs="Georgia"/>
      <w:i w:val="1"/>
      <w:iCs w:val="1"/>
      <w:color w:val="666666"/>
      <w:sz w:val="48"/>
      <w:szCs w:val="48"/>
    </w:rPr>
    <w:pPr>
      <w:keepNext w:val="1"/>
      <w:keepLines w:val="1"/>
      <w:spacing w:before="360" w:after="80"/>
    </w:pPr>
  </w:style>
  <w:style w:type="table" w:styleId="a8" w:customStyle="1">
    <w:basedOn w:val="TableNormal"/>
    <w:tblPr>
      <w:tblStyleRowBandSize w:val="1"/>
      <w:tblStyleColBandSize w:val="1"/>
    </w:tblPr>
  </w:style>
  <w:style w:type="character" w:styleId="Hyperlink">
    <w:uiPriority w:val="99"/>
    <w:name w:val="Hyperlink"/>
    <w:basedOn w:val="DefaultParagraphFont"/>
    <w:unhideWhenUsed/>
    <w:rsid w:val="1F3F75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header" Target="header1.xml" Id="rId21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footer" Target="footer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24" /><Relationship Type="http://schemas.openxmlformats.org/officeDocument/2006/relationships/styles" Target="styles.xml" Id="rId5" /><Relationship Type="http://schemas.openxmlformats.org/officeDocument/2006/relationships/fontTable" Target="fontTable.xml" Id="rId23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footer" Target="footer2.xml" Id="rId22" /><Relationship Type="http://schemas.openxmlformats.org/officeDocument/2006/relationships/comments" Target="comments.xml" Id="Rd7eb85858b5b4ad1" /><Relationship Type="http://schemas.microsoft.com/office/2011/relationships/people" Target="people.xml" Id="R74a2f397a112420a" /><Relationship Type="http://schemas.microsoft.com/office/2011/relationships/commentsExtended" Target="commentsExtended.xml" Id="R2f9d227f69eb40e0" /><Relationship Type="http://schemas.microsoft.com/office/2016/09/relationships/commentsIds" Target="commentsIds.xml" Id="Rf86454993955402f" /><Relationship Type="http://schemas.microsoft.com/office/2018/08/relationships/commentsExtensible" Target="commentsExtensible.xml" Id="R4af331a294684149" /><Relationship Type="http://schemas.openxmlformats.org/officeDocument/2006/relationships/image" Target="/media/image3.jpg" Id="rId2116777495" /><Relationship Type="http://schemas.openxmlformats.org/officeDocument/2006/relationships/hyperlink" Target="https://chrome-extension://efaidnbmnnnibpcajpcglclefindmkaj/https://res.cloudinary.com/comparis-cms/image/upload/v1762767132/press/de/2025/11/20251111_MM_AV_Pra%CC%88mienanstieg_nzta9a.pdf" TargetMode="External" Id="Ra40ed212b5ec4073" /><Relationship Type="http://schemas.openxmlformats.org/officeDocument/2006/relationships/image" Target="/media/image4.jpg" Id="rId981661387" /><Relationship Type="http://schemas.openxmlformats.org/officeDocument/2006/relationships/hyperlink" Target="https://public.flourish.studio/visualisation/26740512/" TargetMode="External" Id="R27e6284497f64650" /><Relationship Type="http://schemas.openxmlformats.org/officeDocument/2006/relationships/hyperlink" Target="https://www.bfs.admin.ch/bfs/de/home/statistiken/preise/erhebungen/lik/lik.html" TargetMode="External" Id="Rfa11e69bf59f46f0" /><Relationship Type="http://schemas.openxmlformats.org/officeDocument/2006/relationships/hyperlink" Target="https://www.bfs.admin.ch/bfs/de/home/statistiken/wirtschaftliche-soziale-situation-bevoelkerung/erhebungen/habe.html" TargetMode="External" Id="Rc13d5ca0b1054d85" /><Relationship Type="http://schemas.openxmlformats.org/officeDocument/2006/relationships/hyperlink" Target="https://de.wikipedia.org/wiki/Preisindex" TargetMode="External" Id="R59eb709e135549e3" /><Relationship Type="http://schemas.openxmlformats.org/officeDocument/2006/relationships/hyperlink" Target="mailto:media@comparis.ch" TargetMode="External" Id="R05473cb9a88a476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4011CF11B5454B89B3814BEA59BE51" ma:contentTypeVersion="14" ma:contentTypeDescription="Create a new document." ma:contentTypeScope="" ma:versionID="0ff0eb0384eb38b1f8e15fe15ec4a5a3">
  <xsd:schema xmlns:xsd="http://www.w3.org/2001/XMLSchema" xmlns:xs="http://www.w3.org/2001/XMLSchema" xmlns:p="http://schemas.microsoft.com/office/2006/metadata/properties" xmlns:ns2="0ebef34e-eaac-4b12-a8bc-2f9b039dcb93" xmlns:ns3="cfdb0117-9c6a-4065-a2a3-c5a8f56cdd68" targetNamespace="http://schemas.microsoft.com/office/2006/metadata/properties" ma:root="true" ma:fieldsID="14a7c8d3646e89483af9a89f201d26f2" ns2:_="" ns3:_="">
    <xsd:import namespace="0ebef34e-eaac-4b12-a8bc-2f9b039dcb93"/>
    <xsd:import namespace="cfdb0117-9c6a-4065-a2a3-c5a8f56cdd6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BillingMetadata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bef34e-eaac-4b12-a8bc-2f9b039dcb93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18" nillable="true" ma:displayName="Taxonomy Catch All Column" ma:hidden="true" ma:list="{7523e79d-2a7b-4f32-9125-203ffa414781}" ma:internalName="TaxCatchAll" ma:showField="CatchAllData" ma:web="0ebef34e-eaac-4b12-a8bc-2f9b039dcb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b0117-9c6a-4065-a2a3-c5a8f56cdd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21528a9-b1f1-4196-860a-1968314bcd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UerlYoq4UaWiz/J8/B/ah9TdLg==">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db0117-9c6a-4065-a2a3-c5a8f56cdd68">
      <Terms xmlns="http://schemas.microsoft.com/office/infopath/2007/PartnerControls"/>
    </lcf76f155ced4ddcb4097134ff3c332f>
    <TaxCatchAll xmlns="0ebef34e-eaac-4b12-a8bc-2f9b039dcb93" xsi:nil="true"/>
    <MigrationSourceID xmlns="0ebef34e-eaac-4b12-a8bc-2f9b039dcb93">1dKsti5VotygCHZhatOxfCS8poosI624e</MigrationSourceID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D586A8-6435-4DCA-842A-18A9B20E0F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bef34e-eaac-4b12-a8bc-2f9b039dcb93"/>
    <ds:schemaRef ds:uri="cfdb0117-9c6a-4065-a2a3-c5a8f56cdd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3.xml><?xml version="1.0" encoding="utf-8"?>
<ds:datastoreItem xmlns:ds="http://schemas.openxmlformats.org/officeDocument/2006/customXml" ds:itemID="{5EB5CD12-DD56-423F-8083-02C9F89F4ACD}">
  <ds:schemaRefs>
    <ds:schemaRef ds:uri="http://schemas.microsoft.com/office/2006/metadata/properties"/>
    <ds:schemaRef ds:uri="http://schemas.microsoft.com/office/infopath/2007/PartnerControls"/>
    <ds:schemaRef ds:uri="cfdb0117-9c6a-4065-a2a3-c5a8f56cdd68"/>
    <ds:schemaRef ds:uri="0ebef34e-eaac-4b12-a8bc-2f9b039dcb93"/>
  </ds:schemaRefs>
</ds:datastoreItem>
</file>

<file path=customXml/itemProps4.xml><?xml version="1.0" encoding="utf-8"?>
<ds:datastoreItem xmlns:ds="http://schemas.openxmlformats.org/officeDocument/2006/customXml" ds:itemID="{A4C8FF6B-0A5B-495B-9708-08B408808D9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Marzio Colombi</lastModifiedBy>
  <revision>11</revision>
  <dcterms:created xsi:type="dcterms:W3CDTF">2025-12-07T14:20:00.0000000Z</dcterms:created>
  <dcterms:modified xsi:type="dcterms:W3CDTF">2025-12-15T07:11:20.8443676Z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0x010100D94011CF11B5454B89B3814BEA59BE51</vt:lpwstr>
  </property>
  <property fmtid="{D5CDD505-2E9C-101B-9397-08002B2CF9AE}" pid="3" name="Order">
    <vt:r8>20400</vt:r8>
  </property>
  <property fmtid="{D5CDD505-2E9C-101B-9397-08002B2CF9AE}" pid="4" name="MediaServiceImageTags">
    <vt:lpwstr/>
  </property>
</Properties>
</file>